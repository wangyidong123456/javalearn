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2"/>
          <w:szCs w:val="52"/>
        </w:rPr>
      </w:pPr>
    </w:p>
    <w:p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Struts2第2天课程</w:t>
      </w:r>
    </w:p>
    <w:p>
      <w:pPr>
        <w:jc w:val="center"/>
        <w:rPr>
          <w:b/>
          <w:bCs/>
          <w:sz w:val="52"/>
          <w:szCs w:val="52"/>
        </w:rPr>
      </w:pPr>
    </w:p>
    <w:p>
      <w:pPr>
        <w:spacing w:line="220" w:lineRule="atLeast"/>
        <w:rPr>
          <w:b/>
        </w:rPr>
      </w:pPr>
      <w:r>
        <w:rPr>
          <w:rFonts w:hint="eastAsia"/>
          <w:b/>
        </w:rPr>
        <w:t>【学习目标】</w:t>
      </w:r>
    </w:p>
    <w:p>
      <w:pPr>
        <w:spacing w:line="220" w:lineRule="atLeast"/>
        <w:rPr>
          <w:b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1，能够独立使用Servlet相关API</w:t>
      </w:r>
    </w:p>
    <w:p>
      <w:pPr>
        <w:pStyle w:val="21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按照解耦合方式调用ActionContext</w:t>
      </w:r>
    </w:p>
    <w:p>
      <w:pPr>
        <w:pStyle w:val="21"/>
        <w:numPr>
          <w:ilvl w:val="0"/>
          <w:numId w:val="2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按照掌握接口注入方式操作Servlet API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  <w:sz w:val="18"/>
          <w:szCs w:val="18"/>
        </w:rPr>
        <w:t>通过ServletActionContext 类的静态方法，直接获取Servlet API</w:t>
      </w:r>
    </w:p>
    <w:p>
      <w:pPr>
        <w:spacing w:line="220" w:lineRule="atLeast"/>
        <w:rPr>
          <w:b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2，能够接收请求参数</w:t>
      </w:r>
    </w:p>
    <w:p>
      <w:pPr>
        <w:pStyle w:val="2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独立使用Action作为model通过成员变量属性和setter方法接收参数</w:t>
      </w:r>
    </w:p>
    <w:p>
      <w:pPr>
        <w:pStyle w:val="2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独立使用Action中创建独立的model对象和setter、getter方法赋值，页面通过ognl表达式接收参数。</w:t>
      </w:r>
    </w:p>
    <w:p>
      <w:pPr>
        <w:pStyle w:val="2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独立使用ModelDriven接口封装请求的数据。</w:t>
      </w:r>
    </w:p>
    <w:p>
      <w:pPr>
        <w:pStyle w:val="21"/>
        <w:numPr>
          <w:ilvl w:val="0"/>
          <w:numId w:val="3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了解集合类型(Collection)的数据封装</w:t>
      </w:r>
    </w:p>
    <w:p>
      <w:pPr>
        <w:pStyle w:val="21"/>
        <w:ind w:firstLine="0" w:firstLineChars="0"/>
        <w:rPr>
          <w:sz w:val="18"/>
          <w:szCs w:val="18"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3，能够理解参数类型转换机制</w:t>
      </w:r>
    </w:p>
    <w:p>
      <w:pPr>
        <w:pStyle w:val="21"/>
        <w:numPr>
          <w:ilvl w:val="0"/>
          <w:numId w:val="4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独立编写代码实现注册案例</w:t>
      </w:r>
    </w:p>
    <w:p>
      <w:pPr>
        <w:pStyle w:val="21"/>
        <w:numPr>
          <w:ilvl w:val="0"/>
          <w:numId w:val="4"/>
        </w:numPr>
        <w:ind w:firstLineChars="0"/>
        <w:rPr>
          <w:rFonts w:ascii="Cambria" w:hAnsi="Cambria" w:eastAsiaTheme="minorEastAsia" w:cstheme="minorBidi"/>
          <w:szCs w:val="21"/>
          <w:shd w:val="pct10" w:color="auto" w:fill="FFFFFF"/>
        </w:rPr>
      </w:pPr>
      <w:r>
        <w:rPr>
          <w:rFonts w:hint="eastAsia"/>
          <w:sz w:val="18"/>
          <w:szCs w:val="18"/>
        </w:rPr>
        <w:t>了解内置转换器</w:t>
      </w:r>
    </w:p>
    <w:p>
      <w:pPr>
        <w:pStyle w:val="21"/>
        <w:ind w:firstLine="0" w:firstLineChars="0"/>
        <w:rPr>
          <w:rFonts w:ascii="Cambria" w:hAnsi="Cambria" w:eastAsiaTheme="minorEastAsia" w:cstheme="minorBidi"/>
          <w:szCs w:val="21"/>
          <w:shd w:val="pct10" w:color="auto" w:fill="FFFFFF"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4，能够独立使用result结果集</w:t>
      </w:r>
    </w:p>
    <w:p>
      <w:pPr>
        <w:pStyle w:val="21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区别局部结果集</w:t>
      </w:r>
    </w:p>
    <w:p>
      <w:pPr>
        <w:pStyle w:val="21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区别全局结果集</w:t>
      </w:r>
    </w:p>
    <w:p>
      <w:pPr>
        <w:pStyle w:val="21"/>
        <w:numPr>
          <w:ilvl w:val="0"/>
          <w:numId w:val="5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说出结果集的类型</w:t>
      </w:r>
    </w:p>
    <w:p>
      <w:pPr>
        <w:pStyle w:val="21"/>
        <w:ind w:firstLine="0" w:firstLineChars="0"/>
        <w:rPr>
          <w:sz w:val="18"/>
          <w:szCs w:val="18"/>
        </w:rPr>
      </w:pPr>
    </w:p>
    <w:p>
      <w:pPr>
        <w:pStyle w:val="3"/>
        <w:numPr>
          <w:ilvl w:val="1"/>
          <w:numId w:val="0"/>
        </w:numPr>
        <w:spacing w:before="0" w:after="0" w:line="240" w:lineRule="auto"/>
        <w:jc w:val="both"/>
        <w:rPr>
          <w:rFonts w:ascii="Cambria" w:hAnsi="Cambria" w:eastAsiaTheme="minorEastAsia" w:cstheme="minorBidi"/>
          <w:sz w:val="21"/>
          <w:szCs w:val="21"/>
          <w:shd w:val="pct10" w:color="auto" w:fill="FFFFFF"/>
        </w:rPr>
      </w:pPr>
      <w:r>
        <w:rPr>
          <w:rFonts w:hint="eastAsia" w:ascii="Cambria" w:hAnsi="Cambria" w:eastAsiaTheme="minorEastAsia" w:cstheme="minorBidi"/>
          <w:sz w:val="21"/>
          <w:szCs w:val="21"/>
          <w:shd w:val="pct10" w:color="auto" w:fill="FFFFFF"/>
        </w:rPr>
        <w:t>5，能够理解struts2的下载功能</w:t>
      </w:r>
    </w:p>
    <w:p>
      <w:pPr>
        <w:pStyle w:val="21"/>
        <w:numPr>
          <w:ilvl w:val="0"/>
          <w:numId w:val="6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独立编写代码实现文件下载</w:t>
      </w:r>
    </w:p>
    <w:p>
      <w:pPr>
        <w:pStyle w:val="21"/>
        <w:ind w:firstLine="0" w:firstLineChars="0"/>
        <w:rPr>
          <w:sz w:val="18"/>
          <w:szCs w:val="18"/>
        </w:rPr>
      </w:pPr>
    </w:p>
    <w:p>
      <w:pPr>
        <w:rPr>
          <w:szCs w:val="21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Action使用Servlet相关</w:t>
      </w:r>
      <w:r>
        <w:rPr>
          <w:rFonts w:hint="eastAsia"/>
        </w:rPr>
        <w:t>API</w:t>
      </w:r>
    </w:p>
    <w:p>
      <w:r>
        <w:drawing>
          <wp:inline distT="0" distB="0" distL="114300" distR="114300">
            <wp:extent cx="5292090" cy="2976245"/>
            <wp:effectExtent l="0" t="0" r="3810" b="146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【需求分析】为了简化开发，struts2默认情况下将servlet api（比如：request对象、response对象、session对象、application对象）都隐藏起来了。但是在某些情况下，我们还需要调用servlet api，比如，登录的时候将用户信息保存到session域中。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Struts2中提供了3种方式来获取servlet的api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第一种方式：解耦方式获取：借助ActionContext获取，方便单元测试Junit（这个是struts2官方的推荐的方式，但是不利于理解，所以我们不推荐）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第二种方式：接口注入方式操作Servlet API（了解）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第三种方式：通过ServletActionContext 类的静态方法直接获取Servlet API（掌握）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设置GET请求的字符集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70500" cy="2667000"/>
            <wp:effectExtent l="0" t="0" r="6350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pStyle w:val="3"/>
      </w:pPr>
      <w:r>
        <w:rPr>
          <w:rFonts w:hint="eastAsia"/>
        </w:rPr>
        <w:t>解耦合方式调用（间接调用）-了解</w:t>
      </w:r>
    </w:p>
    <w:p>
      <w:pPr>
        <w:ind w:firstLine="420"/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 xml:space="preserve">第一点：耦合的概念 </w:t>
      </w:r>
    </w:p>
    <w:p>
      <w:pPr>
        <w:ind w:firstLine="420"/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举个例子：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以前我们开发项目使用Serlvet的时候，调用的doGet方法和doPost(HttpServletRequest, HttpServletReponse) 方法，代码中直接关联request和 response对象，这就是耦合。</w:t>
      </w:r>
    </w:p>
    <w:p>
      <w:pPr>
        <w:ind w:firstLine="420"/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第二点：解耦的概念</w:t>
      </w:r>
      <w:r>
        <w:rPr>
          <w:rFonts w:hint="eastAsia" w:asciiTheme="minorEastAsia" w:hAnsiTheme="minorEastAsia" w:cstheme="minorEastAsia"/>
          <w:szCs w:val="21"/>
          <w:highlight w:val="yellow"/>
        </w:rPr>
        <w:tab/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解耦的概念就是代码中不直接依赖于request对象和response对象。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Struts2设计思想就是与Servlet API 解耦合，Action 中不再依赖Servlet的API。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ab/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那如何调用这些API呢？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szCs w:val="21"/>
        </w:rPr>
        <w:t>struts2为我们提供了一个API，可间接调用servlet api，这个api叫做：</w:t>
      </w:r>
      <w:r>
        <w:rPr>
          <w:rFonts w:hint="eastAsia" w:asciiTheme="minorEastAsia" w:hAnsiTheme="minorEastAsia" w:cstheme="minorEastAsia"/>
          <w:color w:val="FF0000"/>
          <w:szCs w:val="21"/>
          <w:highlight w:val="yellow"/>
        </w:rPr>
        <w:t>ActionContext 类</w:t>
      </w:r>
      <w:r>
        <w:rPr>
          <w:rFonts w:hint="eastAsia" w:asciiTheme="minorEastAsia" w:hAnsiTheme="minorEastAsia" w:cstheme="minorEastAsia"/>
          <w:szCs w:val="21"/>
          <w:highlight w:val="yellow"/>
        </w:rPr>
        <w:t xml:space="preserve"> （Action 上下文 ）。（可以理解该类就是一个工具类）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szCs w:val="21"/>
        </w:rPr>
        <w:t>该API提供大量</w:t>
      </w:r>
      <w:r>
        <w:rPr>
          <w:rFonts w:hint="eastAsia" w:asciiTheme="minorEastAsia" w:hAnsiTheme="minorEastAsia" w:cstheme="minorEastAsia"/>
          <w:color w:val="FF0000"/>
          <w:szCs w:val="21"/>
        </w:rPr>
        <w:t>间接操作</w:t>
      </w:r>
      <w:r>
        <w:rPr>
          <w:rFonts w:hint="eastAsia" w:asciiTheme="minorEastAsia" w:hAnsiTheme="minorEastAsia" w:cstheme="minorEastAsia"/>
          <w:szCs w:val="21"/>
        </w:rPr>
        <w:t>Servlet API 方法: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4808855" cy="2523490"/>
            <wp:effectExtent l="0" t="0" r="10795" b="1016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图片 73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532" cy="2526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114300" distR="114300">
            <wp:extent cx="5292090" cy="419100"/>
            <wp:effectExtent l="9525" t="9525" r="13335" b="952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419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114300" distR="114300">
            <wp:extent cx="5292090" cy="226695"/>
            <wp:effectExtent l="9525" t="9525" r="13335" b="1143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26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114300" distR="114300">
            <wp:extent cx="5292090" cy="290830"/>
            <wp:effectExtent l="9525" t="9525" r="13335" b="2349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0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114300" distR="114300">
            <wp:extent cx="5292090" cy="259080"/>
            <wp:effectExtent l="9525" t="9525" r="13335" b="17145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59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提示：间接操作是指操作ActionContext中的map集合，而不是直接操作相关对象。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4375785" cy="2723515"/>
            <wp:effectExtent l="0" t="0" r="571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【准备工作】创建项目struts2_day02_chap01，快速搭建运行环境</w:t>
      </w:r>
    </w:p>
    <w:p>
      <w:r>
        <w:drawing>
          <wp:inline distT="0" distB="0" distL="114300" distR="114300">
            <wp:extent cx="3171190" cy="3123565"/>
            <wp:effectExtent l="0" t="0" r="10160" b="63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【说明】通过解耦合的方式间接操作ServletAPI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【第一步】：</w:t>
      </w:r>
      <w:r>
        <w:rPr>
          <w:rFonts w:hint="eastAsia" w:asciiTheme="minorEastAsia" w:hAnsiTheme="minorEastAsia" w:cstheme="minorEastAsia"/>
          <w:szCs w:val="21"/>
        </w:rPr>
        <w:t>创建com.igeek_01_servletapi,创建IndirectServletAPIAction.java，具体代码如下：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0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com.igeek_01_servletapi;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java.util.Map;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IndirectServletAPIAction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//获取工具类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 actionContext = 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//获取页面的参数信息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Map&lt;String, Object&gt; parameters = actionContext.getParameters();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//接收的结果是一个数组？此处为什么要设计为数组接收页面参数？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//因为通过数组的方式，如果页面传递的是一个值，数组也可以接收，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//如果页面传递的是两个值，数组也可以接收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Object object = parameters.get(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.println(object);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【第二步】：</w:t>
      </w:r>
      <w:r>
        <w:rPr>
          <w:rFonts w:hint="eastAsia" w:asciiTheme="minorEastAsia" w:hAnsiTheme="minorEastAsia" w:cstheme="minorEastAsia"/>
          <w:szCs w:val="21"/>
        </w:rPr>
        <w:t>struts.xml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5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"indirect"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"com.igeek_01_servletapi.IndirectServletAPIAction"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【第三步】：</w:t>
      </w:r>
      <w:r>
        <w:rPr>
          <w:rFonts w:hint="eastAsia" w:asciiTheme="minorEastAsia" w:hAnsiTheme="minorEastAsia" w:cstheme="minorEastAsia"/>
          <w:szCs w:val="21"/>
        </w:rPr>
        <w:t>访问请求url：</w:t>
      </w:r>
    </w:p>
    <w:p>
      <w:pPr>
        <w:rPr>
          <w:rFonts w:asciiTheme="minorEastAsia" w:hAnsiTheme="minorEastAsia" w:cstheme="minorEastAsia"/>
          <w:szCs w:val="21"/>
        </w:rPr>
      </w:pPr>
      <w:r>
        <w:fldChar w:fldCharType="begin"/>
      </w:r>
      <w:r>
        <w:instrText xml:space="preserve"> HYPERLINK "http://localhost:8080/struts2_day02_chap01/indirect.action?name=tom" </w:instrText>
      </w:r>
      <w:r>
        <w:fldChar w:fldCharType="separate"/>
      </w:r>
      <w:r>
        <w:rPr>
          <w:rStyle w:val="15"/>
          <w:rFonts w:hint="eastAsia" w:asciiTheme="minorEastAsia" w:hAnsiTheme="minorEastAsia" w:cstheme="minorEastAsia"/>
          <w:szCs w:val="21"/>
        </w:rPr>
        <w:t>http://localhost:8080/struts2_day02_chap01/indirect.action?name=tom</w:t>
      </w:r>
      <w:r>
        <w:rPr>
          <w:rStyle w:val="15"/>
          <w:rFonts w:hint="eastAsia" w:asciiTheme="minorEastAsia" w:hAnsiTheme="minorEastAsia" w:cstheme="minorEastAsia"/>
          <w:szCs w:val="21"/>
        </w:rPr>
        <w:fldChar w:fldCharType="end"/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运行结果：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3599815" cy="809625"/>
            <wp:effectExtent l="0" t="0" r="635" b="952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控制台一直打印的是对象的hashcode，很奇怪，通过断点发现：</w:t>
      </w:r>
    </w:p>
    <w:p>
      <w:pPr>
        <w:rPr>
          <w:rFonts w:asciiTheme="minorEastAsia" w:hAnsiTheme="minorEastAsia" w:cstheme="minorEastAsia"/>
          <w:szCs w:val="21"/>
        </w:rPr>
      </w:pPr>
      <w:r>
        <w:drawing>
          <wp:inline distT="0" distB="0" distL="114300" distR="114300">
            <wp:extent cx="5273675" cy="2336165"/>
            <wp:effectExtent l="0" t="0" r="3175" b="698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原因分析：map.get("name");---&gt;get出来的数组String[]的对象数组，所以才会一直打印hashcode的值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将代码修改为：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bookmarkStart w:id="0" w:name="OLE_LINK8"/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com.igeek_01_servletapi;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java.util.Map;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IndirectServletAPIAction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//获取工具类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 actionContext = 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//获取页面的参数信息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Map&lt;String, Object&gt; parameters = actionContext.getParameters();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//接收的结果是一个数组？此处为什么要设计为数组接收页面参数？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//因为通过数组的方式，如果页面传递的是一个值，数组也可以接收，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//如果页面传递的是两个值，数组也可以接收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Object object = parameters.get("name");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String[] values = (String[]) parameters.get(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.println(values[0]);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  <w:bookmarkEnd w:id="0"/>
    </w:tbl>
    <w:p/>
    <w:p>
      <w:pPr>
        <w:pStyle w:val="3"/>
        <w:ind w:left="510" w:hanging="113"/>
      </w:pPr>
      <w:r>
        <w:rPr>
          <w:rFonts w:hint="eastAsia"/>
        </w:rPr>
        <w:t>Servlet API直接调用（耦合方式）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接口注入方式操作Servlet API（了解）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4121150" cy="1823085"/>
            <wp:effectExtent l="0" t="0" r="12700" b="5715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图片 86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0693" cy="182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ascii="宋体" w:hAnsi="宋体" w:eastAsia="宋体" w:cs="宋体"/>
          <w:color w:val="808080"/>
          <w:szCs w:val="21"/>
        </w:rPr>
        <w:t>* </w:t>
      </w:r>
      <w:r>
        <w:rPr>
          <w:rFonts w:ascii="宋体" w:hAnsi="宋体" w:eastAsia="宋体" w:cs="宋体"/>
          <w:szCs w:val="21"/>
        </w:rPr>
        <w:t>ServletRequestAware        -- 获取到request对象</w:t>
      </w:r>
      <w:r>
        <w:rPr>
          <w:rFonts w:ascii="宋体" w:hAnsi="宋体" w:eastAsia="宋体" w:cs="宋体"/>
          <w:szCs w:val="21"/>
        </w:rPr>
        <w:br w:type="textWrapping"/>
      </w:r>
      <w:r>
        <w:rPr>
          <w:rFonts w:ascii="宋体" w:hAnsi="宋体" w:eastAsia="宋体" w:cs="宋体"/>
          <w:color w:val="808080"/>
          <w:szCs w:val="21"/>
        </w:rPr>
        <w:t>* </w:t>
      </w:r>
      <w:r>
        <w:rPr>
          <w:rFonts w:ascii="宋体" w:hAnsi="宋体" w:eastAsia="宋体" w:cs="宋体"/>
          <w:szCs w:val="21"/>
        </w:rPr>
        <w:t>ServletResponseAware        -- 获取到response对象</w:t>
      </w:r>
      <w:r>
        <w:rPr>
          <w:rFonts w:ascii="宋体" w:hAnsi="宋体" w:eastAsia="宋体" w:cs="宋体"/>
          <w:szCs w:val="21"/>
        </w:rPr>
        <w:br w:type="textWrapping"/>
      </w:r>
      <w:r>
        <w:rPr>
          <w:rFonts w:ascii="宋体" w:hAnsi="宋体" w:eastAsia="宋体" w:cs="宋体"/>
          <w:color w:val="808080"/>
          <w:szCs w:val="21"/>
        </w:rPr>
        <w:t>* </w:t>
      </w:r>
      <w:r>
        <w:rPr>
          <w:rFonts w:ascii="宋体" w:hAnsi="宋体" w:eastAsia="宋体" w:cs="宋体"/>
          <w:szCs w:val="21"/>
        </w:rPr>
        <w:t>ServletContextAware        -- 获取到ServletContext对象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用法：</w:t>
      </w:r>
    </w:p>
    <w:p>
      <w:pPr>
        <w:rPr>
          <w:rFonts w:asciiTheme="minorEastAsia" w:hAnsiTheme="minorEastAsia" w:cstheme="minorEastAsia"/>
          <w:color w:val="000000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【第一步】：</w:t>
      </w:r>
      <w:r>
        <w:rPr>
          <w:rFonts w:hint="eastAsia" w:asciiTheme="minorEastAsia" w:hAnsiTheme="minorEastAsia" w:cstheme="minorEastAsia"/>
          <w:szCs w:val="21"/>
        </w:rPr>
        <w:t>在</w:t>
      </w:r>
      <w:r>
        <w:rPr>
          <w:rFonts w:hint="eastAsia" w:asciiTheme="minorEastAsia" w:hAnsiTheme="minorEastAsia" w:cstheme="minorEastAsia"/>
          <w:color w:val="000000"/>
          <w:szCs w:val="21"/>
        </w:rPr>
        <w:t>com.igeek_01_servletapi包中，</w:t>
      </w:r>
      <w:r>
        <w:rPr>
          <w:rFonts w:hint="eastAsia" w:asciiTheme="minorEastAsia" w:hAnsiTheme="minorEastAsia" w:cstheme="minorEastAsia"/>
          <w:szCs w:val="21"/>
        </w:rPr>
        <w:t>创建</w:t>
      </w:r>
      <w:r>
        <w:rPr>
          <w:rFonts w:hint="eastAsia" w:asciiTheme="minorEastAsia" w:hAnsiTheme="minorEastAsia" w:cstheme="minorEastAsia"/>
          <w:color w:val="000000"/>
          <w:szCs w:val="21"/>
          <w:u w:val="single"/>
        </w:rPr>
        <w:t>InjectServletAPIAction.java类，</w:t>
      </w:r>
      <w:r>
        <w:rPr>
          <w:rFonts w:hint="eastAsia" w:asciiTheme="minorEastAsia" w:hAnsiTheme="minorEastAsia" w:cstheme="minorEastAsia"/>
          <w:color w:val="000000"/>
          <w:szCs w:val="21"/>
        </w:rPr>
        <w:t xml:space="preserve"> （Inject注入）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7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com.igeek_01_servletapi;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javax.servlet.http.HttpServletRequest;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org.apache.struts2.interceptor.ServletRequestAware;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InjectServletAPIAction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ServletRequestAware{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//定义一个全局的request对象接收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HttpServletRequest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Cs w:val="21"/>
                <w:highlight w:val="lightGray"/>
              </w:rPr>
              <w:t>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/接收页面的参数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String value =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.println(value);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在实现了ServletRequestAware接口之后，系统会自动的的让你实现setServletRequest方法，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给request对象赋值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Cs w:val="21"/>
                <w:highlight w:val="lightGray"/>
              </w:rPr>
              <w:t>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setServletRequest(HttpServletRequest request)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request;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【第二步】：</w:t>
      </w:r>
      <w:r>
        <w:rPr>
          <w:rFonts w:hint="eastAsia" w:asciiTheme="minorEastAsia" w:hAnsiTheme="minorEastAsia" w:cstheme="minorEastAsia"/>
          <w:szCs w:val="21"/>
        </w:rPr>
        <w:t>配置struts.xml: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接口注入的方式调用ServletAPI,直接调用 --&gt;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"inject"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"com.igeek_01_servletapi.InjectServletAPIAction"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【第三步】：</w:t>
      </w:r>
      <w:r>
        <w:rPr>
          <w:rFonts w:hint="eastAsia" w:asciiTheme="minorEastAsia" w:hAnsiTheme="minorEastAsia" w:cstheme="minorEastAsia"/>
          <w:szCs w:val="21"/>
        </w:rPr>
        <w:t>测试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【注意】在action初始化的时候，会自动将request注入赋值给action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pStyle w:val="4"/>
        <w:numPr>
          <w:ilvl w:val="2"/>
          <w:numId w:val="0"/>
        </w:numPr>
        <w:rPr>
          <w:rFonts w:asciiTheme="minorEastAsia" w:hAnsiTheme="minorEastAsia" w:eastAsiaTheme="minorEastAsia" w:cstheme="minorEastAsia"/>
          <w:color w:val="FF0000"/>
          <w:sz w:val="28"/>
          <w:szCs w:val="28"/>
          <w:highlight w:val="yellow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  <w:highlight w:val="yellow"/>
        </w:rPr>
        <w:t>1.2.2通过ServletActionContext 类的静态方法直接获取Servlet API （推荐）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3221355" cy="1197610"/>
            <wp:effectExtent l="0" t="0" r="17145" b="254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图片 86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494" cy="119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5272405" cy="1581785"/>
            <wp:effectExtent l="0" t="0" r="4445" b="18415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图片 7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5274310" cy="2094230"/>
            <wp:effectExtent l="0" t="0" r="2540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color w:val="000000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【第一步】：</w:t>
      </w:r>
      <w:r>
        <w:rPr>
          <w:rFonts w:hint="eastAsia" w:asciiTheme="minorEastAsia" w:hAnsiTheme="minorEastAsia" w:cstheme="minorEastAsia"/>
          <w:szCs w:val="21"/>
        </w:rPr>
        <w:t>创建</w:t>
      </w:r>
      <w:bookmarkStart w:id="1" w:name="OLE_LINK9"/>
      <w:r>
        <w:rPr>
          <w:rFonts w:hint="eastAsia" w:asciiTheme="minorEastAsia" w:hAnsiTheme="minorEastAsia" w:cstheme="minorEastAsia"/>
          <w:color w:val="000000"/>
          <w:szCs w:val="21"/>
          <w:highlight w:val="lightGray"/>
          <w:u w:val="single"/>
        </w:rPr>
        <w:t>DirectServletAPIAction</w:t>
      </w:r>
      <w:r>
        <w:rPr>
          <w:rFonts w:hint="eastAsia" w:asciiTheme="minorEastAsia" w:hAnsiTheme="minorEastAsia" w:cstheme="minorEastAsia"/>
          <w:color w:val="000000"/>
          <w:szCs w:val="21"/>
        </w:rPr>
        <w:t xml:space="preserve"> </w:t>
      </w:r>
      <w:bookmarkEnd w:id="1"/>
      <w:r>
        <w:rPr>
          <w:rFonts w:hint="eastAsia" w:asciiTheme="minorEastAsia" w:hAnsiTheme="minorEastAsia" w:cstheme="minorEastAsia"/>
          <w:color w:val="000000"/>
          <w:szCs w:val="21"/>
        </w:rPr>
        <w:t>类，代码如下：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66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com.igeek_01_servletapi;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javax.servlet.http.HttpServletRequest;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org.apache.struts2.ServletActionContext;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  <w:u w:val="single"/>
              </w:rPr>
              <w:t>DirectServletAPIAction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//1.获取页面参数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HttpServletRequest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ServletActionContext.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//2.向request域设置值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"msg"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"rose"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 w:val="32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【第二步】:</w:t>
      </w:r>
      <w:r>
        <w:rPr>
          <w:rFonts w:hint="eastAsia" w:asciiTheme="minorEastAsia" w:hAnsiTheme="minorEastAsia" w:cstheme="minorEastAsia"/>
          <w:szCs w:val="21"/>
        </w:rPr>
        <w:t>在WebContent下新建01_servletapi文件夹，在文件夹中编写result.jsp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${msg}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【第三步】：</w:t>
      </w:r>
      <w:r>
        <w:rPr>
          <w:rFonts w:hint="eastAsia" w:asciiTheme="minorEastAsia" w:hAnsiTheme="minorEastAsia" w:cstheme="minorEastAsia"/>
          <w:szCs w:val="21"/>
        </w:rPr>
        <w:t>在struts.xml进行如下配置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3F5FBF"/>
                <w:szCs w:val="21"/>
              </w:rPr>
              <w:t>&lt;!-- 配置直接获取ServletAPI的Action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"direct"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"com.igeek_01_servletapi.DirectServletAPIAction"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/01_servletapi/result.jsp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【第三步】：</w:t>
      </w:r>
      <w:r>
        <w:rPr>
          <w:rFonts w:hint="eastAsia" w:asciiTheme="minorEastAsia" w:hAnsiTheme="minorEastAsia" w:cstheme="minorEastAsia"/>
          <w:szCs w:val="21"/>
        </w:rPr>
        <w:t>测试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【总结】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1&gt;使用ActionContext来获取request对象，与servlet解耦，但是比较麻烦。（Struts官方推荐，主要为了单元测试方便）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2&gt;使用接口注入，必须要实现ServletRequestAware接口，使用麻烦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3&gt;使用ServletActionContext类的静态方法获取request对象，比较方便（个人推荐使用）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  <w:lang w:val="fr-FR"/>
        </w:rPr>
      </w:pPr>
    </w:p>
    <w:p>
      <w:pPr>
        <w:pStyle w:val="2"/>
        <w:rPr>
          <w:highlight w:val="yellow"/>
        </w:rPr>
      </w:pPr>
      <w:r>
        <w:rPr>
          <w:rFonts w:hint="eastAsia"/>
          <w:highlight w:val="yellow"/>
        </w:rPr>
        <w:t>请求参数的接收机制（重点）</w:t>
      </w:r>
    </w:p>
    <w:p>
      <w:r>
        <w:drawing>
          <wp:inline distT="0" distB="0" distL="114300" distR="114300">
            <wp:extent cx="5292090" cy="2089150"/>
            <wp:effectExtent l="0" t="0" r="381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【概念了解】</w:t>
      </w:r>
    </w:p>
    <w:p>
      <w:pPr>
        <w:ind w:firstLine="420"/>
      </w:pPr>
      <w:r>
        <w:rPr>
          <w:rFonts w:hint="eastAsia"/>
        </w:rPr>
        <w:t>1、什么是请求参数？</w:t>
      </w:r>
    </w:p>
    <w:p>
      <w:pPr>
        <w:ind w:firstLine="420"/>
      </w:pPr>
      <w:r>
        <w:rPr>
          <w:rFonts w:hint="eastAsia"/>
        </w:rPr>
        <w:t>答：比如登录、注册功能的时候，客户端需要向服务器提交登录或者注册信息，这些信息都是请求参数</w:t>
      </w:r>
    </w:p>
    <w:p>
      <w:pPr>
        <w:ind w:firstLine="420"/>
      </w:pPr>
      <w:r>
        <w:rPr>
          <w:rFonts w:hint="eastAsia"/>
        </w:rPr>
        <w:t>Serlvet接收参数：request.getParameter(</w:t>
      </w:r>
      <w:r>
        <w:t>“</w:t>
      </w:r>
      <w:r>
        <w:rPr>
          <w:rFonts w:hint="eastAsia"/>
        </w:rPr>
        <w:t>XXX</w:t>
      </w:r>
      <w:r>
        <w:t>”</w:t>
      </w:r>
      <w:r>
        <w:rPr>
          <w:rFonts w:hint="eastAsia"/>
        </w:rPr>
        <w:t xml:space="preserve">); </w:t>
      </w:r>
    </w:p>
    <w:p>
      <w:pPr>
        <w:rPr>
          <w:szCs w:val="21"/>
        </w:rPr>
      </w:pPr>
      <w:r>
        <w:rPr>
          <w:szCs w:val="21"/>
        </w:rPr>
        <w:t>【</w:t>
      </w:r>
      <w:r>
        <w:rPr>
          <w:rFonts w:hint="eastAsia"/>
          <w:szCs w:val="21"/>
        </w:rPr>
        <w:t>理论知识</w:t>
      </w:r>
      <w:r>
        <w:rPr>
          <w:szCs w:val="21"/>
        </w:rPr>
        <w:t>】</w:t>
      </w:r>
    </w:p>
    <w:p>
      <w:pPr>
        <w:rPr>
          <w:szCs w:val="21"/>
        </w:rPr>
      </w:pPr>
      <w:r>
        <w:rPr>
          <w:rFonts w:hint="eastAsia"/>
          <w:szCs w:val="21"/>
        </w:rPr>
        <w:t>作为MVC框架，Struts</w:t>
      </w:r>
      <w:r>
        <w:rPr>
          <w:szCs w:val="21"/>
        </w:rPr>
        <w:t>2</w:t>
      </w:r>
      <w:r>
        <w:rPr>
          <w:rFonts w:hint="eastAsia"/>
          <w:szCs w:val="21"/>
        </w:rPr>
        <w:t>要负责</w:t>
      </w:r>
      <w:r>
        <w:rPr>
          <w:rFonts w:hint="eastAsia"/>
          <w:color w:val="FF0000"/>
          <w:szCs w:val="21"/>
        </w:rPr>
        <w:t>解析HTTP请求参数</w:t>
      </w:r>
      <w:r>
        <w:rPr>
          <w:rFonts w:hint="eastAsia"/>
          <w:szCs w:val="21"/>
        </w:rPr>
        <w:t>，并将其</w:t>
      </w:r>
      <w:r>
        <w:rPr>
          <w:rFonts w:hint="eastAsia"/>
          <w:color w:val="FF0000"/>
          <w:szCs w:val="21"/>
        </w:rPr>
        <w:t>自动封装</w:t>
      </w:r>
      <w:r>
        <w:rPr>
          <w:rFonts w:hint="eastAsia"/>
          <w:szCs w:val="21"/>
        </w:rPr>
        <w:t>到Model对象中。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表现层一个核心职责 ， 负责接收客户端提交请求数据 </w:t>
      </w:r>
    </w:p>
    <w:p>
      <w:pPr>
        <w:numPr>
          <w:ilvl w:val="0"/>
          <w:numId w:val="7"/>
        </w:num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表现层 负责和客户端交互 （围绕 request 、response ）</w:t>
      </w:r>
    </w:p>
    <w:p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 xml:space="preserve">业务层 负责数据业务逻辑处理 </w:t>
      </w:r>
    </w:p>
    <w:p>
      <w:pPr>
        <w:numPr>
          <w:ilvl w:val="0"/>
          <w:numId w:val="7"/>
        </w:numPr>
        <w:rPr>
          <w:szCs w:val="21"/>
        </w:rPr>
      </w:pPr>
      <w:r>
        <w:rPr>
          <w:rFonts w:hint="eastAsia"/>
          <w:szCs w:val="21"/>
        </w:rPr>
        <w:t xml:space="preserve">持久层 负责和数据库进行增删改查 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Struts2提供两大类（属性驱动封装、模型驱动封装）、三种数据封装的方式：</w:t>
      </w:r>
    </w:p>
    <w:p>
      <w:pPr>
        <w:numPr>
          <w:ilvl w:val="0"/>
          <w:numId w:val="8"/>
        </w:numPr>
        <w:rPr>
          <w:szCs w:val="21"/>
        </w:rPr>
      </w:pPr>
      <w:r>
        <w:rPr>
          <w:szCs w:val="21"/>
        </w:rPr>
        <w:t>属性驱动方式：</w:t>
      </w:r>
    </w:p>
    <w:p>
      <w:pPr>
        <w:numPr>
          <w:ilvl w:val="1"/>
          <w:numId w:val="8"/>
        </w:num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Action本身作为表单model对象，通过成员变量的setter方法进行封装。(使用非常多)</w:t>
      </w:r>
    </w:p>
    <w:p>
      <w:pPr>
        <w:numPr>
          <w:ilvl w:val="1"/>
          <w:numId w:val="8"/>
        </w:numPr>
        <w:rPr>
          <w:szCs w:val="21"/>
        </w:rPr>
      </w:pPr>
      <w:r>
        <w:rPr>
          <w:rFonts w:hint="eastAsia"/>
          <w:szCs w:val="21"/>
        </w:rPr>
        <w:t>Action中创建独立的表单model对象和提供对应的setter、getter方法，页面通过ognl表达式进行封装。</w:t>
      </w:r>
    </w:p>
    <w:p>
      <w:pPr>
        <w:numPr>
          <w:ilvl w:val="0"/>
          <w:numId w:val="8"/>
        </w:numPr>
        <w:rPr>
          <w:szCs w:val="21"/>
        </w:rPr>
      </w:pPr>
      <w:r>
        <w:rPr>
          <w:szCs w:val="21"/>
        </w:rPr>
        <w:t>模型驱动方式：</w:t>
      </w:r>
    </w:p>
    <w:p>
      <w:pPr>
        <w:numPr>
          <w:ilvl w:val="1"/>
          <w:numId w:val="8"/>
        </w:num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使用ModelDriven接口（模型驱动），对请求的数据进行封装。(使用非常多)</w:t>
      </w:r>
    </w:p>
    <w:p>
      <w:pPr>
        <w:rPr>
          <w:szCs w:val="21"/>
        </w:rPr>
      </w:pPr>
    </w:p>
    <w:p>
      <w:pPr>
        <w:pStyle w:val="3"/>
        <w:numPr>
          <w:ilvl w:val="1"/>
          <w:numId w:val="9"/>
        </w:numPr>
        <w:spacing w:line="415" w:lineRule="auto"/>
        <w:ind w:left="454" w:hanging="454"/>
      </w:pPr>
      <w:r>
        <w:rPr>
          <w:rFonts w:hint="eastAsia"/>
        </w:rPr>
        <w:t>属性驱动</w:t>
      </w:r>
    </w:p>
    <w:p>
      <w:pPr>
        <w:pStyle w:val="4"/>
        <w:numPr>
          <w:ilvl w:val="2"/>
          <w:numId w:val="10"/>
        </w:numPr>
      </w:pPr>
      <w:r>
        <w:rPr>
          <w:rFonts w:hint="eastAsia"/>
        </w:rPr>
        <w:t>Action作为model，通过成员变量属性和setter方法接收参数进行封装（方式一）</w:t>
      </w:r>
    </w:p>
    <w:p>
      <w:r>
        <w:rPr>
          <w:rFonts w:hint="eastAsia"/>
          <w:szCs w:val="21"/>
        </w:rPr>
        <w:t>【示例说明】新建项目struts2_day02_chap02写一个登陆页面login1.jsp，Action中接收页面传递的信息。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【第一步】：</w:t>
      </w:r>
      <w:r>
        <w:rPr>
          <w:rFonts w:hint="eastAsia"/>
          <w:szCs w:val="21"/>
        </w:rPr>
        <w:t>在WebContent下面创建01_model文件夹，在该文件夹中创建login1.jsp页面：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'LOGIN.jsp'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h</w:t>
            </w:r>
            <w:r>
              <w:rPr>
                <w:rFonts w:hint="eastAsia" w:ascii="Consolas" w:hAnsi="Consolas" w:eastAsia="宋体"/>
                <w:color w:val="3F7F7F"/>
                <w:szCs w:val="21"/>
                <w:highlight w:val="lightGray"/>
              </w:rPr>
              <w:t>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方式一：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Aciton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作为表单模型，提供属性和属性对应的getter方法和setter方法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h</w:t>
            </w:r>
            <w:r>
              <w:rPr>
                <w:rFonts w:hint="eastAsia" w:ascii="Consolas" w:hAnsi="Consolas" w:eastAsia="宋体"/>
                <w:color w:val="3F7F7F"/>
                <w:szCs w:val="21"/>
                <w:highlight w:val="lightGray"/>
              </w:rPr>
              <w:t>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bookmarkStart w:id="2" w:name="OLE_LINK27"/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${pageContext.request.contextPath}</w:t>
            </w:r>
            <w:bookmarkEnd w:id="2"/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/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login</w:t>
            </w:r>
            <w:r>
              <w:rPr>
                <w:rFonts w:hint="eastAsia" w:ascii="Consolas" w:hAnsi="Consolas" w:eastAsia="宋体"/>
                <w:i/>
                <w:color w:val="2A00FF"/>
                <w:szCs w:val="21"/>
              </w:rPr>
              <w:t>1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username: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passwo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d: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"pwd"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"submit"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"登录"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bookmarkStart w:id="3" w:name="OLE_LINK2"/>
      <w:r>
        <w:rPr>
          <w:rFonts w:hint="eastAsia"/>
          <w:szCs w:val="21"/>
          <w:highlight w:val="yellow"/>
        </w:rPr>
        <w:t>【</w:t>
      </w:r>
      <w:bookmarkEnd w:id="3"/>
      <w:r>
        <w:rPr>
          <w:rFonts w:hint="eastAsia"/>
          <w:szCs w:val="21"/>
          <w:highlight w:val="yellow"/>
        </w:rPr>
        <w:t>第二步】：</w:t>
      </w:r>
      <w:r>
        <w:rPr>
          <w:rFonts w:hint="eastAsia"/>
          <w:szCs w:val="21"/>
        </w:rPr>
        <w:t>创建一个包com.igeek_01_model，并且，新建LoginAction1类，在Action 提供username、pwd成员变量生成setter方法，具体代码如下：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com.igeek_01_model;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1.1.1.Action作为model，通过成员变量属性和setter方法接收参数进行封装（方式一）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宋体"/>
                <w:color w:val="3F5FBF"/>
                <w:szCs w:val="21"/>
                <w:u w:val="single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LoginAction1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//提供私有属性，</w:t>
            </w:r>
          </w:p>
          <w:p>
            <w:pPr>
              <w:jc w:val="left"/>
              <w:rPr>
                <w:rFonts w:ascii="Consolas" w:hAnsi="Consolas" w:eastAsia="Consolas"/>
                <w:color w:val="3F7F5F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//私有属性的名字必须和表单的name一致(虽然struts2允许不一致，但是没人这么干)</w:t>
            </w:r>
          </w:p>
          <w:p>
            <w:pPr>
              <w:jc w:val="left"/>
              <w:rPr>
                <w:rFonts w:ascii="Consolas" w:hAnsi="Consolas" w:eastAsia="宋体"/>
                <w:color w:val="3F7F5F"/>
                <w:szCs w:val="21"/>
              </w:rPr>
            </w:pPr>
            <w:r>
              <w:rPr>
                <w:rFonts w:hint="eastAsia" w:ascii="Consolas" w:hAnsi="Consolas" w:eastAsia="宋体"/>
                <w:color w:val="3F7F5F"/>
                <w:szCs w:val="21"/>
              </w:rPr>
              <w:t>//但是最后的赋值依赖的是setter方法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//为属性提供getter和setter方法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spacing w:line="480" w:lineRule="auto"/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.println(toString());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getUsername()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setUsername(String username)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username;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getPwd()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setPwd(String pwd)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pwd;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toString()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"LoginAction1 [username="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", pwd="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【第三步】：</w:t>
      </w:r>
      <w:r>
        <w:rPr>
          <w:rFonts w:hint="eastAsia"/>
          <w:szCs w:val="21"/>
        </w:rPr>
        <w:t>在struts.xml中配置Action对象：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"login1"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"com.igeek_01_model.LoginAction1"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</w:rPr>
        <w:t xml:space="preserve"> 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：测试</w:t>
      </w:r>
    </w:p>
    <w:p>
      <w:pPr>
        <w:rPr>
          <w:szCs w:val="21"/>
        </w:rPr>
      </w:pPr>
      <w:r>
        <w:drawing>
          <wp:inline distT="0" distB="0" distL="114300" distR="114300">
            <wp:extent cx="5273675" cy="1908810"/>
            <wp:effectExtent l="0" t="0" r="3175" b="1524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注意点：</w:t>
      </w:r>
    </w:p>
    <w:p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特点 ： Action本身就是 表单model对象 </w:t>
      </w:r>
    </w:p>
    <w:p>
      <w:pPr>
        <w:rPr>
          <w:ins w:id="0" w:author="Administrator" w:date="2016-06-06T15:26:00Z"/>
          <w:szCs w:val="21"/>
        </w:rPr>
      </w:pPr>
      <w:r>
        <w:rPr>
          <w:rFonts w:hint="eastAsia"/>
          <w:color w:val="FF0000"/>
          <w:szCs w:val="21"/>
        </w:rPr>
        <w:t>缺点</w:t>
      </w:r>
      <w:r>
        <w:rPr>
          <w:rFonts w:hint="eastAsia"/>
          <w:szCs w:val="21"/>
        </w:rPr>
        <w:t xml:space="preserve">： Action 往往需要手动将数据封装到一个新的model对象，传递给业务层（service层）使用。 </w:t>
      </w:r>
    </w:p>
    <w:p>
      <w:pPr>
        <w:rPr>
          <w:szCs w:val="21"/>
        </w:rPr>
      </w:pPr>
      <w:r>
        <w:rPr>
          <w:rFonts w:hint="eastAsia"/>
          <w:szCs w:val="21"/>
        </w:rPr>
        <w:t>例如：定义UserInfo类，提供username和pwd的属性</w:t>
      </w:r>
    </w:p>
    <w:p>
      <w:pP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3199765" cy="971550"/>
            <wp:effectExtent l="0" t="0" r="63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Cs w:val="21"/>
          <w14:textFill>
            <w14:solidFill>
              <w14:schemeClr w14:val="tx1"/>
            </w14:solidFill>
          </w14:textFill>
        </w:rPr>
        <w:t>username和pwd属性封装到UserAction类中，用来获取username和pwd的值，将获取的值要重新封装到UserInfo类中。</w:t>
      </w:r>
    </w:p>
    <w:p>
      <w:pPr>
        <w:rPr>
          <w:szCs w:val="21"/>
        </w:rPr>
      </w:pPr>
      <w:r>
        <w:drawing>
          <wp:inline distT="0" distB="0" distL="114300" distR="114300">
            <wp:extent cx="5400040" cy="2656840"/>
            <wp:effectExtent l="0" t="0" r="10160" b="1016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1"/>
        </w:numPr>
      </w:pPr>
      <w:bookmarkStart w:id="4" w:name="OLE_LINK23"/>
      <w:bookmarkStart w:id="5" w:name="OLE_LINK24"/>
      <w:r>
        <w:t>Action</w:t>
      </w:r>
      <w:r>
        <w:rPr>
          <w:rFonts w:hint="eastAsia"/>
        </w:rPr>
        <w:t>中创建独立的</w:t>
      </w:r>
      <w:r>
        <w:t>model</w:t>
      </w:r>
      <w:r>
        <w:rPr>
          <w:rFonts w:hint="eastAsia"/>
        </w:rPr>
        <w:t>对象,提供</w:t>
      </w:r>
      <w:r>
        <w:t>setter</w:t>
      </w:r>
      <w:r>
        <w:rPr>
          <w:rFonts w:hint="eastAsia"/>
        </w:rPr>
        <w:t>、</w:t>
      </w:r>
      <w:r>
        <w:t>getter</w:t>
      </w:r>
      <w:r>
        <w:rPr>
          <w:rFonts w:hint="eastAsia"/>
        </w:rPr>
        <w:t>方法，页面通过</w:t>
      </w:r>
      <w:r>
        <w:t>ognl</w:t>
      </w:r>
      <w:r>
        <w:rPr>
          <w:rFonts w:hint="eastAsia"/>
        </w:rPr>
        <w:t>表达式进行封装（方式二）</w:t>
      </w:r>
      <w:bookmarkEnd w:id="4"/>
    </w:p>
    <w:bookmarkEnd w:id="5"/>
    <w:p>
      <w:pPr>
        <w:rPr>
          <w:szCs w:val="21"/>
        </w:rPr>
      </w:pPr>
      <w:bookmarkStart w:id="6" w:name="OLE_LINK3"/>
      <w:r>
        <w:rPr>
          <w:rFonts w:hint="eastAsia"/>
          <w:szCs w:val="21"/>
          <w:highlight w:val="yellow"/>
        </w:rPr>
        <w:t>【</w:t>
      </w:r>
      <w:bookmarkEnd w:id="6"/>
      <w:r>
        <w:rPr>
          <w:rFonts w:hint="eastAsia"/>
          <w:szCs w:val="21"/>
          <w:highlight w:val="yellow"/>
        </w:rPr>
        <w:t>第一步】：</w:t>
      </w:r>
      <w:r>
        <w:rPr>
          <w:rFonts w:hint="eastAsia"/>
          <w:szCs w:val="21"/>
        </w:rPr>
        <w:t>在login2.jsp中编写页面代码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Action中创建独立的model对象,提供setter、getter方法，页面通过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表达式进行封装（方式二）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/login2.action"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"userInfo.username"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password: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"userInfo.pwd"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"submit"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"登录"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="Consolas" w:hAnsi="Consolas" w:eastAsia="Consolas"/>
                <w:color w:val="000000"/>
                <w:szCs w:val="21"/>
                <w:highlight w:val="lightGray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【第二步】：</w:t>
      </w:r>
      <w:r>
        <w:rPr>
          <w:rFonts w:hint="eastAsia"/>
          <w:szCs w:val="21"/>
        </w:rPr>
        <w:t>在com.igeek.mode包中，创建表单模型UserInfo类：</w:t>
      </w:r>
    </w:p>
    <w:p>
      <w:pPr>
        <w:rPr>
          <w:szCs w:val="21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com.igeek.mode;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*专门用来封装页面表单数据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*首先提供与页面表单的name一致的属性，并且为这些属性提供getter和setter 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UserInfo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UserInfo()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"UseInfo的构造方法"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getUsername()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setUsername(String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"setUsername...."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getPwd()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setPwd(String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"setPwd..."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toString()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"UserInfo [username="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", pwd="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pwd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color w:val="000000" w:themeColor="text1"/>
          <w:szCs w:val="21"/>
          <w:highlight w:val="yellow"/>
          <w14:textFill>
            <w14:solidFill>
              <w14:schemeClr w14:val="tx1"/>
            </w14:solidFill>
          </w14:textFill>
        </w:rPr>
        <w:t>【第三步】</w:t>
      </w:r>
      <w:r>
        <w:rPr>
          <w:rFonts w:hint="eastAsia"/>
          <w:szCs w:val="21"/>
          <w:highlight w:val="yellow"/>
        </w:rPr>
        <w:t>：</w:t>
      </w:r>
      <w:r>
        <w:rPr>
          <w:rFonts w:hint="eastAsia"/>
          <w:szCs w:val="21"/>
        </w:rPr>
        <w:t>在com.igeek_01_model包中创建LoginAction2类，继承ActionSupport，具体代码如下：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com.igeek_01_model;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com.igeek.mode.UserInfo;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1.1.2.Action中创建独立的model对象,提供setter、getter方法，页面通过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ognl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表达式进行封装（方式二）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操作步骤：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1 创建独立的model对象，在这个对象中提供私有的属性(属性名字和表单的name一致)，并且为属性提供setter方法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2 model对象作为属性放入Action中，并且提供getter和setter方法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LoginAction2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//独立的model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//这个模型对象什么时候被创建？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//答：第一个属性进行赋值的时候，系统会自动创建这个对象，并且封装到Action中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UserInfo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.toString());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UserInfo getUserInfo()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"getUserInfo..."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setUserInfo(UserInfo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"setUserInfo..."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【第四步】：</w:t>
      </w:r>
      <w:r>
        <w:rPr>
          <w:rFonts w:hint="eastAsia"/>
          <w:szCs w:val="21"/>
        </w:rPr>
        <w:t xml:space="preserve">配置 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配置参数封装方式二的Action --&gt;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"login2"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"com.igeek_01_model.LoginAction2"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【第五步】：</w:t>
      </w:r>
      <w:r>
        <w:rPr>
          <w:rFonts w:hint="eastAsia"/>
          <w:szCs w:val="21"/>
        </w:rPr>
        <w:t>测试</w:t>
      </w:r>
    </w:p>
    <w:p>
      <w:pPr>
        <w:rPr>
          <w:szCs w:val="21"/>
        </w:rPr>
      </w:pPr>
      <w:r>
        <w:drawing>
          <wp:inline distT="0" distB="0" distL="114300" distR="114300">
            <wp:extent cx="5292090" cy="1238250"/>
            <wp:effectExtent l="0" t="0" r="3810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highlight w:val="yellow"/>
        </w:rPr>
      </w:pPr>
    </w:p>
    <w:p>
      <w:pPr>
        <w:rPr>
          <w:szCs w:val="21"/>
          <w:highlight w:val="yellow"/>
        </w:rPr>
      </w:pPr>
      <w:r>
        <w:rPr>
          <w:szCs w:val="21"/>
          <w:highlight w:val="yellow"/>
        </w:rPr>
        <w:t>【</w:t>
      </w:r>
      <w:r>
        <w:rPr>
          <w:rFonts w:hint="eastAsia"/>
          <w:szCs w:val="21"/>
          <w:highlight w:val="yellow"/>
        </w:rPr>
        <w:t>1、</w:t>
      </w:r>
      <w:r>
        <w:rPr>
          <w:szCs w:val="21"/>
          <w:highlight w:val="yellow"/>
        </w:rPr>
        <w:t>分析】</w:t>
      </w:r>
    </w:p>
    <w:p>
      <w:pPr>
        <w:rPr>
          <w:szCs w:val="21"/>
        </w:rPr>
      </w:pPr>
      <w:r>
        <w:drawing>
          <wp:inline distT="0" distB="0" distL="114300" distR="114300">
            <wp:extent cx="5292090" cy="2315845"/>
            <wp:effectExtent l="0" t="0" r="3810" b="825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【2、原理】</w:t>
      </w:r>
      <w:r>
        <w:rPr>
          <w:rFonts w:hint="eastAsia"/>
          <w:szCs w:val="21"/>
        </w:rPr>
        <w:t xml:space="preserve"> （必须同时提供model getter和setter 方法）</w:t>
      </w:r>
    </w:p>
    <w:p>
      <w:pPr>
        <w:rPr>
          <w:szCs w:val="21"/>
        </w:rPr>
      </w:pPr>
    </w:p>
    <w:p>
      <w:pPr>
        <w:rPr>
          <w:szCs w:val="21"/>
        </w:rPr>
      </w:pPr>
      <w:r>
        <w:drawing>
          <wp:inline distT="0" distB="0" distL="114300" distR="114300">
            <wp:extent cx="5292090" cy="1356360"/>
            <wp:effectExtent l="0" t="0" r="381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阶段小结：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1、</w:t>
      </w:r>
      <w:r>
        <w:rPr>
          <w:rFonts w:hint="eastAsia"/>
          <w:szCs w:val="21"/>
        </w:rPr>
        <w:t xml:space="preserve">第一种和第二种封装方式类似，都是使用的是Action的属性来封装数据。因此，这两种都统称为 </w:t>
      </w:r>
      <w:r>
        <w:rPr>
          <w:rFonts w:hint="eastAsia"/>
          <w:color w:val="FF0000"/>
          <w:szCs w:val="21"/>
          <w:highlight w:val="yellow"/>
        </w:rPr>
        <w:t>属性驱动</w:t>
      </w:r>
      <w:r>
        <w:rPr>
          <w:rFonts w:hint="eastAsia"/>
          <w:color w:val="FF0000"/>
          <w:szCs w:val="21"/>
        </w:rPr>
        <w:t>封装数据</w:t>
      </w:r>
      <w:r>
        <w:rPr>
          <w:rFonts w:hint="eastAsia"/>
          <w:szCs w:val="21"/>
        </w:rPr>
        <w:t xml:space="preserve"> 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2、</w:t>
      </w:r>
      <w:r>
        <w:rPr>
          <w:rFonts w:hint="eastAsia"/>
          <w:szCs w:val="21"/>
        </w:rPr>
        <w:t>第二种方法也有缺点，你需要在页面中采用如下的方式编写表单：</w:t>
      </w:r>
    </w:p>
    <w:p>
      <w:pPr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  <w:u w:val="single"/>
        </w:rPr>
        <w:t>username</w:t>
      </w:r>
      <w:r>
        <w:rPr>
          <w:rFonts w:hint="eastAsia" w:ascii="Consolas" w:hAnsi="Consolas" w:eastAsia="Consolas"/>
          <w:color w:val="000000"/>
          <w:szCs w:val="21"/>
        </w:rPr>
        <w:t>:</w:t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input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type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"text"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yellow"/>
        </w:rPr>
        <w:t>name</w:t>
      </w:r>
      <w:r>
        <w:rPr>
          <w:rFonts w:hint="eastAsia" w:ascii="Consolas" w:hAnsi="Consolas" w:eastAsia="Consolas"/>
          <w:color w:val="000000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"userInfo.username"</w:t>
      </w:r>
      <w:r>
        <w:rPr>
          <w:rFonts w:hint="eastAsia" w:ascii="Consolas" w:hAnsi="Consolas" w:eastAsia="Consolas"/>
          <w:color w:val="008080"/>
          <w:szCs w:val="21"/>
        </w:rPr>
        <w:t>&gt;&lt;</w:t>
      </w:r>
      <w:r>
        <w:rPr>
          <w:rFonts w:hint="eastAsia" w:ascii="Consolas" w:hAnsi="Consolas" w:eastAsia="Consolas"/>
          <w:color w:val="3F7F7F"/>
          <w:szCs w:val="21"/>
        </w:rPr>
        <w:t>br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jc w:val="left"/>
        <w:rPr>
          <w:rFonts w:ascii="Consolas" w:hAnsi="Consolas" w:eastAsia="Consolas"/>
          <w:szCs w:val="21"/>
        </w:rPr>
      </w:pPr>
      <w:r>
        <w:rPr>
          <w:rFonts w:hint="eastAsia" w:ascii="Consolas" w:hAnsi="Consolas" w:eastAsia="Consolas"/>
          <w:color w:val="000000"/>
          <w:szCs w:val="21"/>
        </w:rPr>
        <w:t>password:</w:t>
      </w:r>
      <w:r>
        <w:rPr>
          <w:rFonts w:hint="eastAsia" w:ascii="Consolas" w:hAnsi="Consolas" w:eastAsia="Consolas"/>
          <w:color w:val="008080"/>
          <w:szCs w:val="21"/>
        </w:rPr>
        <w:t>&lt;</w:t>
      </w:r>
      <w:r>
        <w:rPr>
          <w:rFonts w:hint="eastAsia" w:ascii="Consolas" w:hAnsi="Consolas" w:eastAsia="Consolas"/>
          <w:color w:val="3F7F7F"/>
          <w:szCs w:val="21"/>
        </w:rPr>
        <w:t>input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</w:rPr>
        <w:t>type</w:t>
      </w:r>
      <w:r>
        <w:rPr>
          <w:rFonts w:hint="eastAsia" w:ascii="Consolas" w:hAnsi="Consolas" w:eastAsia="Consolas"/>
          <w:color w:val="000000"/>
          <w:szCs w:val="21"/>
        </w:rPr>
        <w:t>=</w:t>
      </w:r>
      <w:r>
        <w:rPr>
          <w:rFonts w:hint="eastAsia" w:ascii="Consolas" w:hAnsi="Consolas" w:eastAsia="Consolas"/>
          <w:i/>
          <w:color w:val="2A00FF"/>
          <w:szCs w:val="21"/>
        </w:rPr>
        <w:t>"password"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7F007F"/>
          <w:szCs w:val="21"/>
          <w:highlight w:val="yellow"/>
        </w:rPr>
        <w:t>name</w:t>
      </w:r>
      <w:r>
        <w:rPr>
          <w:rFonts w:hint="eastAsia" w:ascii="Consolas" w:hAnsi="Consolas" w:eastAsia="Consolas"/>
          <w:color w:val="000000"/>
          <w:szCs w:val="21"/>
          <w:highlight w:val="yellow"/>
        </w:rPr>
        <w:t>=</w:t>
      </w:r>
      <w:r>
        <w:rPr>
          <w:rFonts w:hint="eastAsia" w:ascii="Consolas" w:hAnsi="Consolas" w:eastAsia="Consolas"/>
          <w:i/>
          <w:color w:val="2A00FF"/>
          <w:szCs w:val="21"/>
          <w:highlight w:val="yellow"/>
        </w:rPr>
        <w:t>"userInfo.pwd"</w:t>
      </w:r>
      <w:r>
        <w:rPr>
          <w:rFonts w:hint="eastAsia" w:ascii="Consolas" w:hAnsi="Consolas" w:eastAsia="Consolas"/>
          <w:color w:val="008080"/>
          <w:szCs w:val="21"/>
        </w:rPr>
        <w:t>&gt;&lt;</w:t>
      </w:r>
      <w:r>
        <w:rPr>
          <w:rFonts w:hint="eastAsia" w:ascii="Consolas" w:hAnsi="Consolas" w:eastAsia="Consolas"/>
          <w:color w:val="3F7F7F"/>
          <w:szCs w:val="21"/>
        </w:rPr>
        <w:t>br</w:t>
      </w:r>
      <w:r>
        <w:rPr>
          <w:rFonts w:hint="eastAsia" w:ascii="Consolas" w:hAnsi="Consolas" w:eastAsia="Consolas"/>
          <w:szCs w:val="21"/>
        </w:rPr>
        <w:t xml:space="preserve"> </w:t>
      </w:r>
      <w:r>
        <w:rPr>
          <w:rFonts w:hint="eastAsia" w:ascii="Consolas" w:hAnsi="Consolas" w:eastAsia="Consolas"/>
          <w:color w:val="008080"/>
          <w:szCs w:val="21"/>
        </w:rPr>
        <w:t>/&gt;</w:t>
      </w:r>
    </w:p>
    <w:p>
      <w:pPr>
        <w:rPr>
          <w:szCs w:val="21"/>
        </w:rPr>
      </w:pPr>
    </w:p>
    <w:p>
      <w:pPr>
        <w:pStyle w:val="3"/>
        <w:numPr>
          <w:ilvl w:val="1"/>
          <w:numId w:val="9"/>
        </w:numPr>
        <w:spacing w:line="415" w:lineRule="auto"/>
        <w:ind w:left="454" w:hanging="454"/>
      </w:pPr>
      <w:bookmarkStart w:id="7" w:name="OLE_LINK25"/>
      <w:r>
        <w:rPr>
          <w:rFonts w:hint="eastAsia"/>
        </w:rPr>
        <w:t>模型驱动（方式三）(重点)</w:t>
      </w:r>
    </w:p>
    <w:bookmarkEnd w:id="7"/>
    <w:p>
      <w:r>
        <w:rPr>
          <w:rFonts w:hint="eastAsia"/>
        </w:rPr>
        <w:t>使用ModelDriven接口（模型驱动），对请求的数据进行封装。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</w:t>
      </w:r>
      <w:bookmarkStart w:id="8" w:name="OLE_LINK4"/>
      <w:r>
        <w:rPr>
          <w:rFonts w:hint="eastAsia"/>
          <w:szCs w:val="21"/>
          <w:highlight w:val="yellow"/>
        </w:rPr>
        <w:t>】</w:t>
      </w:r>
      <w:bookmarkEnd w:id="8"/>
      <w:r>
        <w:rPr>
          <w:rFonts w:hint="eastAsia"/>
          <w:szCs w:val="21"/>
          <w:highlight w:val="yellow"/>
        </w:rPr>
        <w:t>：</w:t>
      </w:r>
      <w:r>
        <w:rPr>
          <w:rFonts w:hint="eastAsia"/>
          <w:szCs w:val="21"/>
        </w:rPr>
        <w:t>在login3.jsp页面中编写如下代码：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 xml:space="preserve">"-//W3C//DTD HTML 4.01 Transitional//EN"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方式三：通过ModelDriven驱动封装数据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/login3.action"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username: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password: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"password"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"pwd"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"submit"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"登录"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【第二步】：</w:t>
      </w:r>
      <w:r>
        <w:rPr>
          <w:rFonts w:hint="eastAsia"/>
          <w:szCs w:val="21"/>
        </w:rPr>
        <w:t xml:space="preserve">创建LoginAction3类， 继承ActionSupport类，实现 ModelDriven接口 ，实现getModel方法 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com.igeek_01_model;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com.igeek.mode.UserInfo;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com.opensymphony.xwork2.ModelDriven;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方式三：模型驱动的方式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Action需要实现ModelDriven接口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当Action实现了ModelDriven接口之后，会报错，那么什么原因？我们需要实现ModelDriven接口中的getModel方法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jerry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LoginAction3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ModelDriven&lt;UserInfo&gt;{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//定义一个UserInfo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//必须手动的实例化UserInfo，系统是不会自动实例化UserInfo的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UserInfo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UserInfo();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//属性驱动：模型驱动优于属性驱动，如何理解这句话：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.toString());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当你实现了接口之后，必须要实现getModel方法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这个getModel返回最终数据要封装的对象，而且这个对象不能为null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UserInfo getModel()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"getModel..."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userInfo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【第三步】：</w:t>
      </w:r>
      <w:r>
        <w:rPr>
          <w:rFonts w:hint="eastAsia"/>
          <w:szCs w:val="21"/>
        </w:rPr>
        <w:t>配置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配置参数封装的方式三的Action --&gt;</w:t>
            </w:r>
          </w:p>
          <w:p>
            <w:pPr>
              <w:rPr>
                <w:rFonts w:ascii="Consolas" w:hAnsi="Consolas" w:eastAsia="Consolas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"login3"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"com.igeek_01_model.LoginAction3"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【第四步】：</w:t>
      </w:r>
      <w:r>
        <w:rPr>
          <w:rFonts w:hint="eastAsia"/>
          <w:szCs w:val="21"/>
        </w:rPr>
        <w:t>访问</w:t>
      </w:r>
    </w:p>
    <w:p>
      <w:pPr>
        <w:rPr>
          <w:szCs w:val="21"/>
        </w:rPr>
      </w:pPr>
      <w:r>
        <w:drawing>
          <wp:inline distT="0" distB="0" distL="114300" distR="114300">
            <wp:extent cx="4314190" cy="1495425"/>
            <wp:effectExtent l="0" t="0" r="1016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【第五步】：</w:t>
      </w:r>
    </w:p>
    <w:p>
      <w:pPr>
        <w:rPr>
          <w:szCs w:val="21"/>
        </w:rPr>
      </w:pPr>
      <w:r>
        <w:rPr>
          <w:rFonts w:hint="eastAsia"/>
          <w:szCs w:val="21"/>
        </w:rPr>
        <w:t>原理分析：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1&gt;图解</w:t>
      </w:r>
    </w:p>
    <w:p>
      <w:pPr>
        <w:spacing w:line="480" w:lineRule="auto"/>
        <w:rPr>
          <w:szCs w:val="21"/>
        </w:rPr>
      </w:pPr>
      <w:r>
        <w:drawing>
          <wp:inline distT="0" distB="0" distL="114300" distR="114300">
            <wp:extent cx="5292090" cy="2038985"/>
            <wp:effectExtent l="9525" t="9525" r="13335" b="279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038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2&gt;：具体解释</w:t>
      </w:r>
    </w:p>
    <w:p>
      <w:pPr>
        <w:rPr>
          <w:szCs w:val="21"/>
          <w:highlight w:val="yellow"/>
        </w:rPr>
      </w:pPr>
      <w:r>
        <w:drawing>
          <wp:inline distT="0" distB="0" distL="114300" distR="114300">
            <wp:extent cx="5292090" cy="1566545"/>
            <wp:effectExtent l="0" t="0" r="3810" b="146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注意：</w:t>
      </w:r>
    </w:p>
    <w:p>
      <w:pPr>
        <w:numPr>
          <w:ilvl w:val="0"/>
          <w:numId w:val="12"/>
        </w:numPr>
        <w:rPr>
          <w:szCs w:val="21"/>
        </w:rPr>
      </w:pPr>
      <w:r>
        <w:rPr>
          <w:rFonts w:hint="eastAsia"/>
          <w:szCs w:val="21"/>
        </w:rPr>
        <w:t>你返回的模型对象必须是可用对象，即是个对象，且对象中有对应name属性的setter方法。下面的示例就无法封装数据。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3381375" cy="1095375"/>
            <wp:effectExtent l="0" t="0" r="9525" b="9525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【</w:t>
      </w:r>
      <w:r>
        <w:rPr>
          <w:szCs w:val="21"/>
          <w:highlight w:val="yellow"/>
        </w:rPr>
        <w:t>小结</w:t>
      </w:r>
      <w:r>
        <w:rPr>
          <w:rFonts w:hint="eastAsia"/>
          <w:szCs w:val="21"/>
          <w:highlight w:val="yellow"/>
        </w:rPr>
        <w:t>】</w:t>
      </w:r>
      <w:r>
        <w:rPr>
          <w:szCs w:val="21"/>
          <w:highlight w:val="yellow"/>
        </w:rPr>
        <w:t>：</w:t>
      </w:r>
    </w:p>
    <w:p>
      <w:pPr>
        <w:rPr>
          <w:szCs w:val="21"/>
        </w:rPr>
      </w:pPr>
      <w:r>
        <w:rPr>
          <w:rFonts w:hint="eastAsia"/>
          <w:szCs w:val="21"/>
        </w:rPr>
        <w:t>在企业级的开发中，各种方式都有可能会用，建议初学者先选择一种方式进行熟练运行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第一种和第三种必须掌握，第二种了解</w:t>
      </w:r>
    </w:p>
    <w:p>
      <w:pPr>
        <w:rPr>
          <w:szCs w:val="21"/>
          <w:highlight w:val="yellow"/>
        </w:rPr>
      </w:pPr>
    </w:p>
    <w:p>
      <w:pPr>
        <w:pStyle w:val="3"/>
        <w:numPr>
          <w:ilvl w:val="1"/>
          <w:numId w:val="9"/>
        </w:numPr>
        <w:spacing w:line="415" w:lineRule="auto"/>
        <w:ind w:left="454" w:hanging="454"/>
      </w:pPr>
      <w:r>
        <w:rPr>
          <w:rFonts w:hint="eastAsia"/>
        </w:rPr>
        <w:t>Struts2的复杂数据的封装:</w:t>
      </w:r>
    </w:p>
    <w:p>
      <w:pPr>
        <w:pStyle w:val="4"/>
        <w:numPr>
          <w:ilvl w:val="0"/>
          <w:numId w:val="13"/>
        </w:numPr>
      </w:pPr>
      <w:r>
        <w:rPr>
          <w:rFonts w:hint="eastAsia"/>
        </w:rPr>
        <w:t>封装到List集合:</w:t>
      </w:r>
    </w:p>
    <w:p>
      <w:r>
        <w:rPr>
          <w:rFonts w:hint="eastAsia"/>
        </w:rPr>
        <w:t>页面:product1.jsp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 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/product1Action.action"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商品名称: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"list[0].name"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商品价格: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"list[0].price"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商品名称: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"list[1].name"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商品价格: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"list[1].price"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商品名称: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"list[2].name"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商品价格: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"list[2].price"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"submit"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"批量导入"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/>
    <w:p>
      <w:r>
        <w:rPr>
          <w:rFonts w:hint="eastAsia"/>
        </w:rPr>
        <w:t>Javabean：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com.igeek.mode;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Product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double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getName()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  <w:highlight w:val="lightGray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setName(String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double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getPrice()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setPrice(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double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toString()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"Product [name="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", price="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/>
    <w:p/>
    <w:p>
      <w:r>
        <w:rPr>
          <w:rFonts w:hint="eastAsia"/>
        </w:rPr>
        <w:t>Action：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com.igeek_01_model;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java.util.List;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com.igeek.mode.Product;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封装复杂的数据到List集合中。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  <w:u w:val="single"/>
              </w:rPr>
              <w:t>ProductAction1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List&lt;Product&gt;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List&lt;Product&gt; getList()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setList(List&lt;Product&gt;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(Product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/>
    <w:p>
      <w:pPr>
        <w:pStyle w:val="4"/>
        <w:numPr>
          <w:ilvl w:val="0"/>
          <w:numId w:val="13"/>
        </w:numPr>
      </w:pPr>
      <w:r>
        <w:rPr>
          <w:rFonts w:hint="eastAsia"/>
        </w:rPr>
        <w:t>封装到Map集合</w:t>
      </w:r>
    </w:p>
    <w:p>
      <w:r>
        <w:rPr>
          <w:rFonts w:hint="eastAsia"/>
        </w:rPr>
        <w:t>页面:</w:t>
      </w:r>
      <w:r>
        <w:rPr>
          <w:rFonts w:hint="eastAsia"/>
          <w:lang w:val="en-US" w:eastAsia="zh-CN"/>
        </w:rPr>
        <w:t>product2.jsp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批量插入商品:封装到Map集合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 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/productAction2.action"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商品名称: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"map['one'].name"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商品价格: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"map['one'].price"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商品名称: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"map['two'].name"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商品价格: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"map['two'].price"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商品名称: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"map['three'].name"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商品价格: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"map['three'].price"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"submit"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"批量导入"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/>
    <w:p>
      <w:r>
        <w:rPr>
          <w:rFonts w:hint="eastAsia"/>
        </w:rPr>
        <w:t>Action：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com.igeek_01_model;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java.util.Map;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com.igeek.mode.Product;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/**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复杂类型数据封装：封装到Map集合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Cs w:val="21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jt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 */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  <w:u w:val="single"/>
              </w:rPr>
              <w:t>ProductAction2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Map&lt;String,Product&gt;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Map&lt;String, Product&gt; getMap()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setMap(Map&lt;String, Product&gt;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(String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.keySet())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Product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   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/>
    <w:p>
      <w:pPr>
        <w:pStyle w:val="2"/>
      </w:pPr>
      <w:r>
        <w:rPr>
          <w:rFonts w:hint="eastAsia"/>
        </w:rPr>
        <w:t>请求参数的类型转换机制（了解）</w:t>
      </w:r>
    </w:p>
    <w:p>
      <w:pPr>
        <w:rPr>
          <w:szCs w:val="21"/>
        </w:rPr>
      </w:pPr>
      <w:r>
        <w:rPr>
          <w:rFonts w:hint="eastAsia"/>
          <w:szCs w:val="21"/>
        </w:rPr>
        <w:t>【问题】从上面的例子中，大家看到，我们在Action中使用了int类型接收了age属性。</w:t>
      </w:r>
    </w:p>
    <w:p>
      <w:pPr>
        <w:ind w:left="840" w:firstLine="420"/>
        <w:rPr>
          <w:szCs w:val="21"/>
        </w:rPr>
      </w:pPr>
      <w:r>
        <w:rPr>
          <w:rFonts w:hint="eastAsia"/>
          <w:szCs w:val="21"/>
        </w:rPr>
        <w:t>大家要明确一点：页面传递过来的肯定是String类型，为什么我们没有需要进行类型转换呢？</w:t>
      </w:r>
    </w:p>
    <w:p>
      <w:pPr>
        <w:rPr>
          <w:szCs w:val="21"/>
        </w:rPr>
      </w:pPr>
      <w:r>
        <w:rPr>
          <w:rFonts w:hint="eastAsia"/>
          <w:szCs w:val="21"/>
        </w:rPr>
        <w:t>【解答】Struts2提供了功能强大的类型转换器，用于将请求数据封装到model对象。</w:t>
      </w:r>
    </w:p>
    <w:p>
      <w:pPr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对于大部分常用类型，开发者根本无需创建自己的转换器。</w:t>
      </w:r>
    </w:p>
    <w:p>
      <w:pPr>
        <w:rPr>
          <w:szCs w:val="21"/>
        </w:rPr>
      </w:pPr>
      <w:r>
        <w:rPr>
          <w:rFonts w:hint="eastAsia"/>
          <w:szCs w:val="21"/>
        </w:rPr>
        <w:t>只有当内置的转换类型不够用的时候，可以自定义参数类型转换器。</w:t>
      </w:r>
    </w:p>
    <w:p>
      <w:pPr>
        <w:rPr>
          <w:szCs w:val="21"/>
        </w:rPr>
      </w:pPr>
      <w:r>
        <w:rPr>
          <w:szCs w:val="21"/>
        </w:rPr>
        <w:t>下面分别讲解</w:t>
      </w:r>
      <w:r>
        <w:rPr>
          <w:rFonts w:hint="eastAsia"/>
          <w:szCs w:val="21"/>
        </w:rPr>
        <w:t>。</w:t>
      </w:r>
    </w:p>
    <w:p>
      <w:pPr>
        <w:pStyle w:val="3"/>
      </w:pPr>
      <w:r>
        <w:rPr>
          <w:rFonts w:hint="eastAsia"/>
        </w:rPr>
        <w:t>内置的参数类型的转换（了解）</w:t>
      </w:r>
    </w:p>
    <w:p>
      <w:pPr>
        <w:pStyle w:val="4"/>
      </w:pPr>
      <w:r>
        <w:t>内置的转换器</w:t>
      </w:r>
    </w:p>
    <w:p>
      <w:pPr>
        <w:rPr>
          <w:szCs w:val="21"/>
        </w:rPr>
      </w:pPr>
      <w:r>
        <w:rPr>
          <w:rFonts w:hint="eastAsia"/>
          <w:szCs w:val="21"/>
        </w:rPr>
        <w:t>Struts2内置了常见数据类型多种转换器，如下：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boolean 和 Boolean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char和 Character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int 和 Integer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long 和 Long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float 和 Float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double 和 Double</w:t>
      </w:r>
    </w:p>
    <w:p>
      <w:pPr>
        <w:pStyle w:val="22"/>
        <w:numPr>
          <w:ilvl w:val="0"/>
          <w:numId w:val="14"/>
        </w:numPr>
        <w:ind w:firstLineChars="0"/>
        <w:rPr>
          <w:szCs w:val="21"/>
          <w:highlight w:val="yellow"/>
        </w:rPr>
      </w:pPr>
      <w:r>
        <w:rPr>
          <w:rFonts w:hint="eastAsia"/>
          <w:szCs w:val="21"/>
          <w:highlight w:val="yellow"/>
        </w:rPr>
        <w:t>Date 可以接收 yyyy-MM-dd格式字符串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数组  </w:t>
      </w:r>
      <w:r>
        <w:rPr>
          <w:rFonts w:hint="eastAsia"/>
          <w:szCs w:val="21"/>
          <w:highlight w:val="yellow"/>
        </w:rPr>
        <w:t>可以将多个同名参数</w:t>
      </w:r>
      <w:r>
        <w:rPr>
          <w:rFonts w:hint="eastAsia"/>
          <w:szCs w:val="21"/>
        </w:rPr>
        <w:t>，转换到数组中</w:t>
      </w:r>
    </w:p>
    <w:p>
      <w:pPr>
        <w:pStyle w:val="22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集合  支持将数据保存到 List 或者 Map 集合</w:t>
      </w:r>
    </w:p>
    <w:p>
      <w:pPr>
        <w:rPr>
          <w:szCs w:val="21"/>
        </w:rPr>
      </w:pPr>
    </w:p>
    <w:p>
      <w:pPr>
        <w:pStyle w:val="4"/>
      </w:pPr>
      <w:r>
        <w:rPr>
          <w:rFonts w:hint="eastAsia"/>
        </w:rPr>
        <w:t>编写注册案例 （包含文本、数字、日期、数组）</w:t>
      </w:r>
    </w:p>
    <w:p>
      <w:pPr>
        <w:rPr>
          <w:szCs w:val="21"/>
        </w:rPr>
      </w:pPr>
      <w:r>
        <w:rPr>
          <w:rFonts w:hint="eastAsia"/>
          <w:szCs w:val="21"/>
        </w:rPr>
        <w:t>【需求】编写注册案例，使用struts2的内置转换器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【第一步】：</w:t>
      </w:r>
      <w:r>
        <w:rPr>
          <w:rFonts w:hint="eastAsia"/>
          <w:szCs w:val="21"/>
        </w:rPr>
        <w:t>新建项目struts2_day02_chap03,在WebContent下面，创建conversion文件夹，然后创建regist.jsp页面：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"java.util.*"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My JSP 'Regist.jsp' starting page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用户注册--内部类型转换测试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h3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${pageContext.request.contextPath }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/regist.action"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"post"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"username"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ind w:firstLine="420"/>
              <w:jc w:val="left"/>
              <w:rPr>
                <w:rFonts w:ascii="Consolas" w:hAnsi="Consolas" w:eastAsia="Consolas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age: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"age"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ind w:firstLine="420"/>
              <w:jc w:val="left"/>
              <w:rPr>
                <w:rFonts w:ascii="Consolas" w:hAnsi="Consolas" w:eastAsia="Consolas"/>
                <w:color w:val="7F007F"/>
                <w:szCs w:val="21"/>
              </w:rPr>
            </w:pPr>
            <w:r>
              <w:rPr>
                <w:rFonts w:hint="eastAsia" w:ascii="Consolas" w:hAnsi="Consolas" w:eastAsia="Consolas"/>
                <w:color w:val="7F007F"/>
                <w:szCs w:val="21"/>
              </w:rPr>
              <w:t>&lt;h1&gt;日期格式默认使用yyyy-MM-dd&lt;/h1&gt;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birthday: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"birthday"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hobby: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"checkbox"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"hobby"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"音乐"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音乐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"checkbox"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"hobby"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"游戏"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游戏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"checkbox"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"hobby"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"旅游"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旅游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br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/&gt;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input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"submit"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"注册"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form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  <w:highlight w:val="yellow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【第二步】：</w:t>
      </w:r>
      <w:r>
        <w:rPr>
          <w:rFonts w:hint="eastAsia"/>
          <w:szCs w:val="21"/>
        </w:rPr>
        <w:t>创建com.igeek.conversion包，然后创建RegistAction.java类，继承ActionSupport类：具体代码如下：</w:t>
      </w:r>
    </w:p>
    <w:p>
      <w:pPr>
        <w:rPr>
          <w:szCs w:val="21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com.igeek.conversion;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java.util.Arrays;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java.util.Date;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RegistAction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ActionSupport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 xml:space="preserve">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Date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birthday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String[]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hobby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.println(toString());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NONE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getUsername()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setUsername(String username)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username;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getAge()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setAge(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age)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age;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Date getBirthday()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birthday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setBirthday(Date birthday)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birthday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birthday;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String[] getHobby()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hobby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setHobby(String[] hobby)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hobby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hobby;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toString()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"RegistAction [username="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", age="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age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", birthday="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birthday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", hobby="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+ Arrays.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toString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Cs w:val="21"/>
              </w:rPr>
              <w:t>hobby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) +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rPr>
                <w:szCs w:val="21"/>
              </w:rPr>
            </w:pP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【第三步】：</w:t>
      </w:r>
      <w:r>
        <w:rPr>
          <w:rFonts w:hint="eastAsia"/>
          <w:szCs w:val="21"/>
        </w:rPr>
        <w:t>配置</w:t>
      </w:r>
    </w:p>
    <w:p>
      <w:pPr>
        <w:rPr>
          <w:szCs w:val="21"/>
        </w:rPr>
      </w:pPr>
    </w:p>
    <w:tbl>
      <w:tblPr>
        <w:tblStyle w:val="17"/>
        <w:tblW w:w="11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39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配置RegistAction --&gt;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"regist"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"com.igeek.conversion.RegistAction"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【第四步】：</w:t>
      </w:r>
      <w:r>
        <w:rPr>
          <w:rFonts w:hint="eastAsia"/>
          <w:szCs w:val="21"/>
        </w:rPr>
        <w:t>测试:</w:t>
      </w:r>
      <w:r>
        <w:rPr>
          <w:szCs w:val="21"/>
        </w:rPr>
        <w:t xml:space="preserve"> 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pStyle w:val="2"/>
        <w:rPr>
          <w:rFonts w:hint="eastAsia"/>
          <w:highlight w:val="yellow"/>
        </w:rPr>
      </w:pPr>
      <w:r>
        <w:rPr>
          <w:rFonts w:hint="eastAsia"/>
          <w:highlight w:val="yellow"/>
        </w:rPr>
        <w:t xml:space="preserve"> result结果集的使用（重点）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【为什么要介绍结果集】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在前面的过程中，我们已经能够熟练的操作result标签，并且返回jsp视图页面到客户端，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但是大家有没有想象，如果我们要跳转的路径又是一个Action，使用我们之前的方式能够跳转吗？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带着这个问题我们继续深入学习result对象。</w:t>
      </w:r>
    </w:p>
    <w:p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【概念】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结果集：可以把它看成是响应，通过配置方式实现页面路径的跳转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【理解结果集】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针对于结果集，我们主要学习以下三个知识点：</w:t>
      </w:r>
    </w:p>
    <w:p>
      <w:pPr>
        <w:numPr>
          <w:ilvl w:val="0"/>
          <w:numId w:val="1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局部结果集</w:t>
      </w:r>
    </w:p>
    <w:p>
      <w:pPr>
        <w:numPr>
          <w:ilvl w:val="0"/>
          <w:numId w:val="1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全局结果集</w:t>
      </w:r>
    </w:p>
    <w:p>
      <w:pPr>
        <w:numPr>
          <w:ilvl w:val="0"/>
          <w:numId w:val="15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结果集类型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pStyle w:val="3"/>
      </w:pPr>
      <w:r>
        <w:rPr>
          <w:rFonts w:hint="eastAsia"/>
        </w:rPr>
        <w:t>局部结果集</w:t>
      </w:r>
    </w:p>
    <w:p>
      <w:pPr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在&lt;action&gt; 标签内部配置的&lt;result&gt;元素。</w:t>
      </w:r>
    </w:p>
    <w:p>
      <w:pPr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作用范围：局部结果集只能给当前的action使用，只对当前Action有效 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【测试】当响应的结果集名字不存在的时候，会报错：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   </w:t>
      </w:r>
      <w:r>
        <w:rPr>
          <w:rFonts w:hint="eastAsia" w:asciiTheme="minorEastAsia" w:hAnsiTheme="minorEastAsia" w:cstheme="minorEastAsia"/>
          <w:szCs w:val="21"/>
          <w:highlight w:val="yellow"/>
        </w:rPr>
        <w:t>【第一步】：</w:t>
      </w:r>
      <w:bookmarkStart w:id="9" w:name="OLE_LINK10"/>
      <w:r>
        <w:rPr>
          <w:rFonts w:hint="eastAsia" w:asciiTheme="minorEastAsia" w:hAnsiTheme="minorEastAsia" w:cstheme="minorEastAsia"/>
          <w:szCs w:val="21"/>
        </w:rPr>
        <w:t>新建struts2_day02_chap04，创建com.igeek.result包</w:t>
      </w:r>
      <w:bookmarkEnd w:id="9"/>
      <w:r>
        <w:rPr>
          <w:rFonts w:hint="eastAsia" w:asciiTheme="minorEastAsia" w:hAnsiTheme="minorEastAsia" w:cstheme="minorEastAsia"/>
          <w:szCs w:val="21"/>
        </w:rPr>
        <w:t>，编写</w:t>
      </w:r>
      <w:r>
        <w:rPr>
          <w:rFonts w:hint="eastAsia" w:asciiTheme="minorEastAsia" w:hAnsiTheme="minorEastAsia" w:cstheme="minorEastAsia"/>
          <w:color w:val="000000"/>
          <w:szCs w:val="21"/>
        </w:rPr>
        <w:t>LocalResultAction</w:t>
      </w:r>
      <w:r>
        <w:rPr>
          <w:rFonts w:hint="eastAsia" w:asciiTheme="minorEastAsia" w:hAnsiTheme="minorEastAsia" w:cstheme="minorEastAsia"/>
          <w:szCs w:val="21"/>
        </w:rPr>
        <w:t>类，代码如下：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com.igeek.result;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LocalResultAction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"局部结果集"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ind w:firstLine="420"/>
        <w:rPr>
          <w:rFonts w:asciiTheme="minorEastAsia" w:hAnsiTheme="minorEastAsia" w:cstheme="minorEastAsia"/>
          <w:szCs w:val="21"/>
          <w:highlight w:val="yellow"/>
        </w:rPr>
      </w:pP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【第二步】：</w:t>
      </w:r>
      <w:r>
        <w:rPr>
          <w:rFonts w:hint="eastAsia" w:asciiTheme="minorEastAsia" w:hAnsiTheme="minorEastAsia" w:cstheme="minorEastAsia"/>
          <w:szCs w:val="21"/>
        </w:rPr>
        <w:t>编写struts.xml文件和result.jsp：</w:t>
      </w:r>
    </w:p>
    <w:p>
      <w:pPr>
        <w:ind w:firstLine="420"/>
        <w:rPr>
          <w:rFonts w:asciiTheme="minorEastAsia" w:hAnsiTheme="minorEastAsia" w:cstheme="minorEastAsia"/>
          <w:szCs w:val="21"/>
          <w:highlight w:val="yellow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local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ind w:firstLine="420"/>
        <w:rPr>
          <w:rFonts w:asciiTheme="minorEastAsia" w:hAnsiTheme="minorEastAsia" w:cstheme="minorEastAsia"/>
          <w:szCs w:val="21"/>
          <w:highlight w:val="yellow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8334" w:type="dxa"/>
            <w:shd w:val="clear" w:color="auto" w:fill="CFCECE" w:themeFill="background2" w:themeFillShade="E5"/>
            <w:vAlign w:val="top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配置局部结果集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"local"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"com.igeek.result.LocalResultAction"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color w:val="3F5FBF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 xml:space="preserve">&lt;!-- name属性可以省略，默认值是success </w:t>
            </w:r>
          </w:p>
          <w:p>
            <w:pPr>
              <w:jc w:val="left"/>
              <w:rPr>
                <w:rFonts w:ascii="Consolas" w:hAnsi="Consolas" w:eastAsia="宋体"/>
                <w:color w:val="3F5FBF"/>
                <w:szCs w:val="21"/>
              </w:rPr>
            </w:pPr>
            <w:r>
              <w:rPr>
                <w:rFonts w:hint="eastAsia" w:ascii="Consolas" w:hAnsi="Consolas" w:eastAsia="宋体"/>
                <w:color w:val="3F5FBF"/>
                <w:szCs w:val="21"/>
              </w:rPr>
              <w:t xml:space="preserve">              在此处可以配置多个result结果集视图，多个结果集视图的name不能一致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/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result.jsp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【第三步】：测试</w:t>
      </w:r>
    </w:p>
    <w:p>
      <w:pPr>
        <w:ind w:firstLine="420"/>
        <w:rPr>
          <w:rFonts w:asciiTheme="minorEastAsia" w:hAnsiTheme="minorEastAsia" w:cstheme="minorEastAsia"/>
          <w:szCs w:val="21"/>
        </w:rPr>
      </w:pPr>
    </w:p>
    <w:p>
      <w:pPr>
        <w:pStyle w:val="3"/>
      </w:pPr>
      <w:r>
        <w:rPr>
          <w:rFonts w:hint="eastAsia"/>
        </w:rPr>
        <w:t>全局结果集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在包的标签中&lt;global-results&gt;中配置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作用范围：对package内所有Action生效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【示例】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【第一步】：</w:t>
      </w:r>
      <w:r>
        <w:rPr>
          <w:rFonts w:hint="eastAsia" w:asciiTheme="minorEastAsia" w:hAnsiTheme="minorEastAsia" w:cstheme="minorEastAsia"/>
          <w:szCs w:val="21"/>
        </w:rPr>
        <w:t>在com.igeek.result包中，并在包中创建</w:t>
      </w:r>
      <w:r>
        <w:rPr>
          <w:rFonts w:hint="eastAsia" w:asciiTheme="minorEastAsia" w:hAnsiTheme="minorEastAsia" w:cstheme="minorEastAsia"/>
          <w:color w:val="3F5FBF"/>
          <w:szCs w:val="21"/>
        </w:rPr>
        <w:t>GlobalResultAction</w:t>
      </w:r>
      <w:r>
        <w:rPr>
          <w:rFonts w:hint="eastAsia" w:asciiTheme="minorEastAsia" w:hAnsiTheme="minorEastAsia" w:cstheme="minorEastAsia"/>
          <w:szCs w:val="21"/>
        </w:rPr>
        <w:t>类，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com.igeek.result;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  <w:u w:val="single"/>
              </w:rPr>
              <w:t>GlobalResultAction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"全局结果集"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【第二步】：</w:t>
      </w:r>
      <w:r>
        <w:rPr>
          <w:rFonts w:hint="eastAsia" w:asciiTheme="minorEastAsia" w:hAnsiTheme="minorEastAsia" w:cstheme="minorEastAsia"/>
          <w:szCs w:val="21"/>
        </w:rPr>
        <w:t>struts.xml中先配置Action的访问路径</w:t>
      </w:r>
    </w:p>
    <w:p>
      <w:pPr>
        <w:rPr>
          <w:rFonts w:asciiTheme="minorEastAsia" w:hAnsiTheme="minorEastAsia" w:cstheme="minorEastAsia"/>
          <w:szCs w:val="21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9" w:hRule="atLeast"/>
        </w:trPr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全局结果集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"global"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"com.igeek.result.GlobalResultAction"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然后配置全局跳转路径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cs="Consolas"/>
                <w:szCs w:val="21"/>
              </w:rPr>
            </w:pPr>
            <w:r>
              <w:rPr>
                <w:rFonts w:ascii="Consolas" w:hAnsi="Consolas" w:cs="Consolas"/>
                <w:color w:val="00808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szCs w:val="21"/>
              </w:rPr>
              <w:t>global-results</w:t>
            </w:r>
            <w:r>
              <w:rPr>
                <w:rFonts w:ascii="Consolas" w:hAnsi="Consolas" w:cs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cs="Consolas"/>
                <w:szCs w:val="21"/>
              </w:rPr>
            </w:pPr>
            <w:r>
              <w:rPr>
                <w:rFonts w:ascii="Consolas" w:hAnsi="Consolas" w:cs="Consolas"/>
                <w:color w:val="00000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szCs w:val="21"/>
              </w:rPr>
              <w:t>result</w:t>
            </w:r>
            <w:r>
              <w:rPr>
                <w:rFonts w:ascii="Consolas" w:hAnsi="Consolas" w:cs="Consolas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szCs w:val="21"/>
              </w:rPr>
              <w:t>=</w:t>
            </w:r>
            <w:r>
              <w:rPr>
                <w:rFonts w:ascii="Consolas" w:hAnsi="Consolas" w:cs="Consolas"/>
                <w:i/>
                <w:color w:val="2A00FF"/>
                <w:szCs w:val="21"/>
              </w:rPr>
              <w:t>"</w:t>
            </w:r>
            <w:bookmarkStart w:id="10" w:name="OLE_LINK13"/>
            <w:r>
              <w:rPr>
                <w:rFonts w:ascii="Consolas" w:hAnsi="Consolas" w:cs="Consolas"/>
                <w:i/>
                <w:color w:val="2A00FF"/>
                <w:szCs w:val="21"/>
              </w:rPr>
              <w:t>success</w:t>
            </w:r>
            <w:bookmarkEnd w:id="10"/>
            <w:r>
              <w:rPr>
                <w:rFonts w:ascii="Consolas" w:hAnsi="Consolas" w:cs="Consolas"/>
                <w:i/>
                <w:color w:val="2A00FF"/>
                <w:szCs w:val="21"/>
              </w:rPr>
              <w:t>"</w:t>
            </w:r>
            <w:r>
              <w:rPr>
                <w:rFonts w:ascii="Consolas" w:hAnsi="Consolas" w:cs="Consolas"/>
                <w:color w:val="00808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szCs w:val="21"/>
              </w:rPr>
              <w:t>/</w:t>
            </w:r>
            <w:bookmarkStart w:id="11" w:name="OLE_LINK1"/>
            <w:bookmarkStart w:id="12" w:name="_GoBack"/>
            <w:r>
              <w:rPr>
                <w:rFonts w:hint="eastAsia" w:ascii="Consolas" w:hAnsi="Consolas" w:cs="Consolas"/>
                <w:color w:val="000000"/>
                <w:szCs w:val="21"/>
              </w:rPr>
              <w:t>global_result</w:t>
            </w:r>
            <w:r>
              <w:rPr>
                <w:rFonts w:ascii="Consolas" w:hAnsi="Consolas" w:cs="Consolas"/>
                <w:color w:val="000000"/>
                <w:szCs w:val="21"/>
              </w:rPr>
              <w:t>.</w:t>
            </w:r>
            <w:bookmarkEnd w:id="12"/>
            <w:r>
              <w:rPr>
                <w:rFonts w:ascii="Consolas" w:hAnsi="Consolas" w:cs="Consolas"/>
                <w:color w:val="000000"/>
                <w:szCs w:val="21"/>
              </w:rPr>
              <w:t>jsp</w:t>
            </w:r>
            <w:bookmarkEnd w:id="11"/>
            <w:r>
              <w:rPr>
                <w:rFonts w:ascii="Consolas" w:hAnsi="Consolas" w:cs="Consolas"/>
                <w:color w:val="00808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szCs w:val="21"/>
              </w:rPr>
              <w:t>global-results</w:t>
            </w:r>
            <w:r>
              <w:rPr>
                <w:rFonts w:ascii="Consolas" w:hAnsi="Consolas" w:cs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color w:val="000000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编写</w:t>
      </w:r>
      <w:r>
        <w:rPr>
          <w:rFonts w:hint="eastAsia" w:asciiTheme="minorEastAsia" w:hAnsiTheme="minorEastAsia" w:cstheme="minorEastAsia"/>
          <w:color w:val="000000"/>
          <w:szCs w:val="21"/>
        </w:rPr>
        <w:t>global_result.jsp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global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color w:val="000000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color w:val="000000"/>
          <w:szCs w:val="21"/>
        </w:rPr>
      </w:pPr>
    </w:p>
    <w:p>
      <w:pPr>
        <w:rPr>
          <w:rFonts w:asciiTheme="minorEastAsia" w:hAnsiTheme="minorEastAsia" w:cstheme="minorEastAsia"/>
          <w:szCs w:val="21"/>
          <w:highlight w:val="yellow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【第三步】：</w:t>
      </w:r>
      <w:r>
        <w:rPr>
          <w:rFonts w:hint="eastAsia" w:asciiTheme="minorEastAsia" w:hAnsiTheme="minorEastAsia" w:cstheme="minorEastAsia"/>
          <w:szCs w:val="21"/>
        </w:rPr>
        <w:t>测试</w:t>
      </w:r>
    </w:p>
    <w:p/>
    <w:p/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最终发现，系统能够跳入到全局配置的URL路径中去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【注意】同名的局部结果集会覆盖全局结果集。</w:t>
      </w:r>
      <w:r>
        <w:rPr>
          <w:rFonts w:hint="eastAsia" w:asciiTheme="minorEastAsia" w:hAnsiTheme="minorEastAsia" w:cstheme="minorEastAsia"/>
          <w:color w:val="FF0000"/>
          <w:szCs w:val="21"/>
        </w:rPr>
        <w:t>先走局部，如果局部不存在，再去走全局，如果还不存在，则报错</w:t>
      </w:r>
    </w:p>
    <w:p>
      <w:pPr>
        <w:pStyle w:val="3"/>
      </w:pPr>
      <w:r>
        <w:rPr>
          <w:rFonts w:hint="eastAsia"/>
        </w:rPr>
        <w:t>结果集的类型type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作用：控制响应的方式（转发、重定向）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配置&lt;result&gt; 元素时， name是逻辑视图名称， type是结果集类型。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Struts2提供的常用结果集类型都定义在struts-default.xml 中：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内置的结果集类型：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inline distT="0" distB="0" distL="0" distR="0">
            <wp:extent cx="5292090" cy="2756535"/>
            <wp:effectExtent l="0" t="0" r="3810" b="5715"/>
            <wp:docPr id="1361" name="图片 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" name="图片 136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2"/>
        <w:gridCol w:w="1477"/>
        <w:gridCol w:w="6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序号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结果集类型名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FF000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Cs w:val="21"/>
              </w:rPr>
              <w:t>1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FF000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Cs w:val="21"/>
              </w:rPr>
              <w:t>dispatcher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FF000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FF0000"/>
                <w:szCs w:val="21"/>
                <w:shd w:val="clear" w:color="auto" w:fill="FFFFFF"/>
              </w:rPr>
              <w:t>默认结果类型，用来呈现JSP页面（请求跳转至另外一个jsp）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2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chain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  <w:shd w:val="clear" w:color="auto" w:fill="FFFFFF"/>
              </w:rPr>
              <w:t>将action和另外一个action链接起来(请求跳转至另外一个Action)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3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redirect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  <w:shd w:val="clear" w:color="auto" w:fill="FFFFFF"/>
              </w:rPr>
              <w:t>将用户重定向到一个已配置好的jsp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4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redirectAction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  <w:shd w:val="clear" w:color="auto" w:fill="FFFFFF"/>
              </w:rPr>
              <w:t>将用户重定向到一个已定义好的action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5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</w:rPr>
              <w:t>stream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color w:val="00B0F0"/>
                <w:szCs w:val="21"/>
                <w:shd w:val="clear" w:color="auto" w:fill="FFFFFF"/>
              </w:rPr>
            </w:pPr>
            <w:r>
              <w:rPr>
                <w:rFonts w:hint="eastAsia" w:asciiTheme="minorEastAsia" w:hAnsiTheme="minorEastAsia" w:cstheme="minorEastAsia"/>
                <w:color w:val="00B0F0"/>
                <w:szCs w:val="21"/>
                <w:shd w:val="clear" w:color="auto" w:fill="FFFFFF"/>
              </w:rPr>
              <w:t>将原始数据作为流传递回浏览器端，该结果类型对下载的内容和图片非常有用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6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freemarker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用于FreeMarker整合的结果类型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7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httpheader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Cs w:val="21"/>
                <w:shd w:val="clear" w:color="auto" w:fill="FFFFFF"/>
              </w:rPr>
              <w:t>返回一个已配置好的HTTP头信息响应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8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velocity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Cs w:val="21"/>
                <w:shd w:val="clear" w:color="auto" w:fill="FFFFFF"/>
              </w:rPr>
              <w:t>呈现Velocity模板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9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xslt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Cs w:val="21"/>
                <w:shd w:val="clear" w:color="auto" w:fill="FFFFFF"/>
              </w:rPr>
              <w:t>呈现XML到浏览器，该XML可以通过XSL模板进行转换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2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10</w:t>
            </w:r>
          </w:p>
        </w:tc>
        <w:tc>
          <w:tcPr>
            <w:tcW w:w="1477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plainText</w:t>
            </w:r>
          </w:p>
        </w:tc>
        <w:tc>
          <w:tcPr>
            <w:tcW w:w="6275" w:type="dxa"/>
            <w:shd w:val="clear" w:color="auto" w:fill="CFCECE" w:themeFill="background2" w:themeFillShade="E5"/>
          </w:tcPr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0000"/>
                <w:szCs w:val="21"/>
                <w:shd w:val="clear" w:color="auto" w:fill="FFFFFF"/>
              </w:rPr>
              <w:t>返回普通文本内容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【示例】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演示请求跳转和重定向跳转的区别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【第一步】：</w:t>
      </w:r>
      <w:r>
        <w:rPr>
          <w:rFonts w:hint="eastAsia" w:asciiTheme="minorEastAsia" w:hAnsiTheme="minorEastAsia" w:cstheme="minorEastAsia"/>
          <w:szCs w:val="21"/>
        </w:rPr>
        <w:t>新建ResultType1Action和ResultType2Action类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com.igeek.result;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ResultType1Action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"result type 1"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  <w:highlight w:val="lightGray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  <w:highlight w:val="lightGray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com.igeek.result;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ResultType2Action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"result type 2"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在WebContent下新建resultType1.jsp和resultType2.jsp页面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result type </w:t>
            </w:r>
            <w:r>
              <w:rPr>
                <w:rFonts w:hint="eastAsia" w:ascii="Consolas" w:hAnsi="Consolas" w:eastAsia="宋体"/>
                <w:color w:val="000000"/>
                <w:szCs w:val="21"/>
              </w:rPr>
              <w:t>1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BF5F3F"/>
                <w:szCs w:val="21"/>
              </w:rPr>
              <w:t>&lt;%@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"java"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Cs w:val="21"/>
              </w:rPr>
              <w:t>%&gt;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html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"-//W3C//DTD HTML 4.01 Transitional//EN"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meta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"Content-Type"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result type 2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【第二步】：</w:t>
      </w:r>
      <w:r>
        <w:rPr>
          <w:rFonts w:hint="eastAsia" w:asciiTheme="minorEastAsia" w:hAnsiTheme="minorEastAsia" w:cstheme="minorEastAsia"/>
          <w:szCs w:val="21"/>
        </w:rPr>
        <w:t>配置struts.xml文件，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dispatcher请求跳转到jsp页面：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 type="dispatcher":这是默认值 ，请求跳转至另外一个</w:t>
            </w:r>
            <w:r>
              <w:rPr>
                <w:rFonts w:hint="eastAsia" w:ascii="Consolas" w:hAnsi="Consolas" w:eastAsia="Consolas"/>
                <w:color w:val="3F5FBF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页面，无法跳转至另外一个action--&gt;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"rs1"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"com.igeek.result.ResultType1Action"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"dispatcher"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/resultType1.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测试，输入 </w:t>
      </w:r>
      <w:r>
        <w:fldChar w:fldCharType="begin"/>
      </w:r>
      <w:r>
        <w:instrText xml:space="preserve"> HYPERLINK "http://localhost:8080/struts2_day02/rs1.action" </w:instrText>
      </w:r>
      <w:r>
        <w:fldChar w:fldCharType="separate"/>
      </w:r>
      <w:r>
        <w:rPr>
          <w:rStyle w:val="15"/>
          <w:rFonts w:hint="eastAsia" w:asciiTheme="minorEastAsia" w:hAnsiTheme="minorEastAsia" w:cstheme="minorEastAsia"/>
          <w:szCs w:val="21"/>
        </w:rPr>
        <w:t>http://localhost:8080/struts2_day02_chap04/rs1.action</w:t>
      </w:r>
      <w:r>
        <w:rPr>
          <w:rStyle w:val="15"/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>，观察地址栏没有变化，说明dispatcher使用forword转发，去掉type=</w:t>
      </w:r>
      <w:r>
        <w:rPr>
          <w:rFonts w:asciiTheme="minorEastAsia" w:hAnsiTheme="minorEastAsia" w:cstheme="minorEastAsia"/>
          <w:szCs w:val="21"/>
        </w:rPr>
        <w:t>”</w:t>
      </w:r>
      <w:r>
        <w:rPr>
          <w:rFonts w:hint="eastAsia" w:asciiTheme="minorEastAsia" w:hAnsiTheme="minorEastAsia" w:cstheme="minorEastAsia"/>
          <w:szCs w:val="21"/>
        </w:rPr>
        <w:t>dispatcher</w:t>
      </w:r>
      <w:r>
        <w:rPr>
          <w:rFonts w:asciiTheme="minorEastAsia" w:hAnsiTheme="minorEastAsia" w:cstheme="minorEastAsia"/>
          <w:szCs w:val="21"/>
        </w:rPr>
        <w:t>”</w:t>
      </w:r>
      <w:r>
        <w:rPr>
          <w:rFonts w:hint="eastAsia" w:asciiTheme="minorEastAsia" w:hAnsiTheme="minorEastAsia" w:cstheme="minorEastAsia"/>
          <w:szCs w:val="21"/>
        </w:rPr>
        <w:t>后观察地址栏没变化，说明struts2默认使用dispacher跳转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chain：请求跳转到Action，修改struts.xml配置如下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type="chain": 跳转至另外一个action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"rs1"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"com.igeek.result.ResultType1Action"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"chain"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rs2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"rs2"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"com.igeek.result.ResultType2Action"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/resultType2.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测试，输入 </w:t>
      </w:r>
      <w:r>
        <w:fldChar w:fldCharType="begin"/>
      </w:r>
      <w:r>
        <w:instrText xml:space="preserve"> HYPERLINK "http://localhost:8080/struts2_day02/rs1.action" </w:instrText>
      </w:r>
      <w:r>
        <w:fldChar w:fldCharType="separate"/>
      </w:r>
      <w:r>
        <w:rPr>
          <w:rStyle w:val="15"/>
          <w:rFonts w:hint="eastAsia" w:asciiTheme="minorEastAsia" w:hAnsiTheme="minorEastAsia" w:cstheme="minorEastAsia"/>
          <w:szCs w:val="21"/>
        </w:rPr>
        <w:t>http://localhost:8080/struts2_day02_chap04/rs1.action</w:t>
      </w:r>
      <w:r>
        <w:rPr>
          <w:rStyle w:val="15"/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>，观察地址栏没有变化，说明chain使用forword转发，观察跳转的结果页面发生变化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redirect：重定向跳转到jsp页面,修改struts.xml配置如下：</w:t>
      </w:r>
    </w:p>
    <w:tbl>
      <w:tblPr>
        <w:tblStyle w:val="17"/>
        <w:tblW w:w="11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39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type="redirect"：重定向跳转，action中的参数无法传递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"rs1"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"com.igeek.result.ResultType1Action"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"redirect"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/resultType2.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测试，输入 </w:t>
      </w:r>
      <w:r>
        <w:fldChar w:fldCharType="begin"/>
      </w:r>
      <w:r>
        <w:instrText xml:space="preserve"> HYPERLINK "http://localhost:8080/struts2_day02/rs1.action" </w:instrText>
      </w:r>
      <w:r>
        <w:fldChar w:fldCharType="separate"/>
      </w:r>
      <w:r>
        <w:rPr>
          <w:rStyle w:val="15"/>
          <w:rFonts w:hint="eastAsia" w:asciiTheme="minorEastAsia" w:hAnsiTheme="minorEastAsia" w:cstheme="minorEastAsia"/>
          <w:szCs w:val="21"/>
        </w:rPr>
        <w:t>http://localhost:8080/struts2_day02_chap04/rs1.action</w:t>
      </w:r>
      <w:r>
        <w:rPr>
          <w:rStyle w:val="15"/>
          <w:rFonts w:hint="eastAsia" w:asciiTheme="minorEastAsia" w:hAnsiTheme="minorEastAsia" w:cstheme="minorEastAsia"/>
          <w:szCs w:val="21"/>
        </w:rPr>
        <w:fldChar w:fldCharType="end"/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结果：观察地址栏发生变化，说明redirect使用sendRedirect重定向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redirectAction：重定向到Action</w:t>
      </w:r>
    </w:p>
    <w:p>
      <w:pPr>
        <w:rPr>
          <w:rFonts w:asciiTheme="minorEastAsia" w:hAnsiTheme="minorEastAsia" w:cstheme="minorEastAsia"/>
          <w:szCs w:val="21"/>
        </w:rPr>
      </w:pPr>
    </w:p>
    <w:tbl>
      <w:tblPr>
        <w:tblStyle w:val="17"/>
        <w:tblW w:w="11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39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Cs w:val="21"/>
              </w:rPr>
              <w:t>&lt;!-- redirectAction:重定向到另外一个Action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"rs1"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"com.igeek.result.ResultType1Action"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"redirectAction"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rs2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  <w:highlight w:val="lightGray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"rs2"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"com.igeek.result.ResultType2Action"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/resultType2.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rFonts w:asciiTheme="minorEastAsia" w:hAnsiTheme="minorEastAsia" w:cstheme="minorEastAsia"/>
          <w:szCs w:val="21"/>
        </w:rPr>
      </w:pP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>测试：</w:t>
      </w:r>
      <w:r>
        <w:rPr>
          <w:rFonts w:hint="eastAsia" w:asciiTheme="minorEastAsia" w:hAnsiTheme="minorEastAsia" w:cstheme="minorEastAsia"/>
          <w:szCs w:val="21"/>
        </w:rPr>
        <w:t xml:space="preserve">输入 </w:t>
      </w:r>
      <w:r>
        <w:fldChar w:fldCharType="begin"/>
      </w:r>
      <w:r>
        <w:instrText xml:space="preserve"> HYPERLINK "http://localhost:8080/struts2_day02/rs1.action" </w:instrText>
      </w:r>
      <w:r>
        <w:fldChar w:fldCharType="separate"/>
      </w:r>
      <w:r>
        <w:rPr>
          <w:rStyle w:val="15"/>
          <w:rFonts w:hint="eastAsia" w:asciiTheme="minorEastAsia" w:hAnsiTheme="minorEastAsia" w:cstheme="minorEastAsia"/>
          <w:szCs w:val="21"/>
        </w:rPr>
        <w:t>http://localhost:8080/struts2_day02_chap04/rs1.action</w:t>
      </w:r>
      <w:r>
        <w:rPr>
          <w:rStyle w:val="15"/>
          <w:rFonts w:hint="eastAsia" w:asciiTheme="minorEastAsia" w:hAnsiTheme="minorEastAsia" w:cstheme="minorEastAsia"/>
          <w:szCs w:val="21"/>
        </w:rPr>
        <w:fldChar w:fldCharType="end"/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结果：观察地址栏发生变化，说明redirectAction使用sendRedirect重定向</w:t>
      </w:r>
    </w:p>
    <w:p>
      <w:pPr>
        <w:rPr>
          <w:rFonts w:asciiTheme="minorEastAsia" w:hAnsiTheme="minorEastAsia" w:cstheme="minorEastAsia"/>
          <w:szCs w:val="21"/>
        </w:rPr>
      </w:pPr>
    </w:p>
    <w:p/>
    <w:p>
      <w:pPr>
        <w:rPr>
          <w:highlight w:val="yellow"/>
        </w:rPr>
      </w:pPr>
      <w:r>
        <w:rPr>
          <w:rFonts w:hint="eastAsia"/>
          <w:highlight w:val="yellow"/>
        </w:rPr>
        <w:t>【总结】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numPr>
          <w:ilvl w:val="0"/>
          <w:numId w:val="16"/>
        </w:num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dispatcher（</w:t>
      </w:r>
      <w:r>
        <w:rPr>
          <w:rFonts w:hint="eastAsia" w:asciiTheme="minorEastAsia" w:hAnsiTheme="minorEastAsia" w:cstheme="minorEastAsia"/>
          <w:color w:val="FF0000"/>
          <w:szCs w:val="21"/>
          <w:highlight w:val="yellow"/>
        </w:rPr>
        <w:t>默认值</w:t>
      </w:r>
      <w:r>
        <w:rPr>
          <w:rFonts w:hint="eastAsia" w:asciiTheme="minorEastAsia" w:hAnsiTheme="minorEastAsia" w:cstheme="minorEastAsia"/>
          <w:szCs w:val="21"/>
          <w:highlight w:val="yellow"/>
        </w:rPr>
        <w:t xml:space="preserve">）：请求转发。（最常用） 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作用：服务器内部是同一次请求，可采用request传递数据，URL不变，forword方式跳转到jsp页面</w:t>
      </w:r>
    </w:p>
    <w:p>
      <w:pPr>
        <w:numPr>
          <w:ilvl w:val="0"/>
          <w:numId w:val="16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chain（了解）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作用：请求转发到另外一个Action中，forword方式跳转到另一个action</w:t>
      </w:r>
    </w:p>
    <w:p>
      <w:pPr>
        <w:rPr>
          <w:rFonts w:asciiTheme="minorEastAsia" w:hAnsiTheme="minorEastAsia" w:cstheme="minorEastAsia"/>
          <w:szCs w:val="21"/>
        </w:rPr>
      </w:pPr>
    </w:p>
    <w:p>
      <w:pPr>
        <w:numPr>
          <w:ilvl w:val="0"/>
          <w:numId w:val="16"/>
        </w:num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redirect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作用：重定向到某个jsp页面，服务器发起了一次新的请求，不能通过request传递参数，URL改变为新的地址。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应用场景举例：登录后重定向到网站的主页面，注销用户是重定向到登录页面。</w:t>
      </w:r>
    </w:p>
    <w:p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重定向到jsp页面</w:t>
      </w:r>
    </w:p>
    <w:p>
      <w:pPr>
        <w:ind w:firstLine="420"/>
        <w:rPr>
          <w:rFonts w:asciiTheme="minorEastAsia" w:hAnsiTheme="minorEastAsia" w:cstheme="minorEastAsia"/>
          <w:szCs w:val="21"/>
        </w:rPr>
      </w:pPr>
    </w:p>
    <w:p>
      <w:pPr>
        <w:numPr>
          <w:ilvl w:val="0"/>
          <w:numId w:val="16"/>
        </w:numPr>
        <w:rPr>
          <w:rFonts w:asciiTheme="minorEastAsia" w:hAnsiTheme="minorEastAsia" w:cstheme="minorEastAsia"/>
          <w:szCs w:val="21"/>
          <w:highlight w:val="yellow"/>
        </w:rPr>
      </w:pPr>
      <w:r>
        <w:rPr>
          <w:rFonts w:hint="eastAsia" w:asciiTheme="minorEastAsia" w:hAnsiTheme="minorEastAsia" w:cstheme="minorEastAsia"/>
          <w:szCs w:val="21"/>
          <w:highlight w:val="yellow"/>
        </w:rPr>
        <w:t>redirectAction</w:t>
      </w:r>
    </w:p>
    <w:p>
      <w:pPr>
        <w:ind w:left="420"/>
        <w:rPr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作用：重定向到另外一个Action </w:t>
      </w:r>
    </w:p>
    <w:p>
      <w:pPr>
        <w:pStyle w:val="2"/>
      </w:pPr>
      <w:r>
        <w:rPr>
          <w:rFonts w:hint="eastAsia"/>
        </w:rPr>
        <w:t>Struts</w:t>
      </w:r>
      <w:r>
        <w:t>2</w:t>
      </w:r>
      <w:r>
        <w:rPr>
          <w:rFonts w:hint="eastAsia"/>
        </w:rPr>
        <w:t>的文件的下载</w:t>
      </w:r>
    </w:p>
    <w:p>
      <w:pPr>
        <w:pStyle w:val="3"/>
      </w:pPr>
      <w:r>
        <w:rPr>
          <w:rFonts w:hint="eastAsia"/>
        </w:rPr>
        <w:t>回顾文件的下载</w:t>
      </w:r>
    </w:p>
    <w:p>
      <w:pPr>
        <w:rPr>
          <w:szCs w:val="21"/>
        </w:rPr>
      </w:pPr>
    </w:p>
    <w:tbl>
      <w:tblPr>
        <w:tblStyle w:val="1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CFCECE" w:themeFill="background2" w:themeFillShade="E5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要点：两头一流 </w:t>
            </w:r>
          </w:p>
          <w:p>
            <w:pPr>
              <w:pStyle w:val="22"/>
              <w:numPr>
                <w:ilvl w:val="1"/>
                <w:numId w:val="17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使用response输出流，将文件信息打印到客户端 </w:t>
            </w:r>
          </w:p>
          <w:p>
            <w:pPr>
              <w:pStyle w:val="22"/>
              <w:numPr>
                <w:ilvl w:val="1"/>
                <w:numId w:val="17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设置Content-Type头信息， 通过</w:t>
            </w:r>
          </w:p>
          <w:p>
            <w:pPr>
              <w:pStyle w:val="22"/>
              <w:ind w:firstLine="0"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  ServletActionContext.getServletContext().getMimeType(fileName); 获取</w:t>
            </w:r>
          </w:p>
          <w:p>
            <w:pPr>
              <w:pStyle w:val="22"/>
              <w:numPr>
                <w:ilvl w:val="1"/>
                <w:numId w:val="17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设置Content-Disposition 头信息 ， attachment;filename=文件名 </w:t>
            </w:r>
          </w:p>
          <w:p>
            <w:pPr>
              <w:rPr>
                <w:szCs w:val="21"/>
              </w:rPr>
            </w:pPr>
          </w:p>
        </w:tc>
      </w:tr>
    </w:tbl>
    <w:p>
      <w:pPr>
        <w:pStyle w:val="3"/>
      </w:pPr>
      <w:r>
        <w:rPr>
          <w:rFonts w:hint="eastAsia"/>
        </w:rPr>
        <w:t>Struts</w:t>
      </w:r>
      <w:r>
        <w:t>2</w:t>
      </w:r>
      <w:r>
        <w:rPr>
          <w:rFonts w:hint="eastAsia"/>
        </w:rPr>
        <w:t>的文件下载的实现</w:t>
      </w: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【第一步】：</w:t>
      </w:r>
      <w:r>
        <w:rPr>
          <w:rFonts w:hint="eastAsia"/>
          <w:szCs w:val="21"/>
        </w:rPr>
        <w:t>创建项目struts2_day02_chap05,新建com.igeek.</w:t>
      </w:r>
      <w:r>
        <w:rPr>
          <w:rFonts w:hint="eastAsia" w:ascii="Consolas" w:hAnsi="Consolas" w:eastAsia="宋体"/>
          <w:color w:val="000000"/>
          <w:szCs w:val="21"/>
        </w:rPr>
        <w:t>download包，在包中创建</w:t>
      </w:r>
      <w:r>
        <w:rPr>
          <w:rFonts w:hint="eastAsia"/>
          <w:szCs w:val="21"/>
        </w:rPr>
        <w:t>DownloadAction类：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com.igeek.download;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java.io.File;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java.io.FileInputStream;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java.io.InputStream;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org.apache.struts2.ServletActionContext;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com.opensymphony.xwork2.ActionContext;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com.opensymphony.xwork2.ActionSupport;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cmo.igeek.util.FileUtils;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Cs w:val="21"/>
                <w:u w:val="single"/>
              </w:rPr>
              <w:t>DownloadAction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ActionSupport{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Cs w:val="21"/>
              </w:rPr>
              <w:t>@Override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String execute()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Exception {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"d://"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"你好.txt"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//下载需要两头一流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//contentType:文件类型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ServletActionContext.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getServletContext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().getMimeType(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//inputStream:流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InputStream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inputStream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FileInputStream(</w:t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File(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path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//如果下载的文件命中含有中文，咋们就进行中文编码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agent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ServletActionContext.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getRequest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().getHeader(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"user-agent"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FileUtils.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encodeDownloadFilename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agent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//contentDisposition:设置文件的打开方式，和打开的文件的名字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contentDisposition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"attachment;filename="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filename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//将两头一流放入值栈中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().put(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"contentType"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().put(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"contentDisposition"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contentDisposition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ActionContext.</w:t>
            </w:r>
            <w:r>
              <w:rPr>
                <w:rFonts w:hint="eastAsia" w:ascii="Consolas" w:hAnsi="Consolas" w:eastAsia="Consolas"/>
                <w:i/>
                <w:color w:val="000000"/>
                <w:szCs w:val="21"/>
              </w:rPr>
              <w:t>getContext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().put(</w:t>
            </w:r>
            <w:r>
              <w:rPr>
                <w:rFonts w:hint="eastAsia" w:ascii="Consolas" w:hAnsi="Consolas" w:eastAsia="Consolas"/>
                <w:color w:val="2A00FF"/>
                <w:szCs w:val="21"/>
              </w:rPr>
              <w:t>"inputStream"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Cs w:val="21"/>
              </w:rPr>
              <w:t>inputStream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);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Cs w:val="21"/>
              </w:rPr>
              <w:t>SUCCESS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>}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【第二步】</w:t>
      </w:r>
      <w:r>
        <w:rPr>
          <w:rFonts w:hint="eastAsia"/>
          <w:szCs w:val="21"/>
        </w:rPr>
        <w:t>编写FileUtils类，用来给文件的文件名进行编码，放置出现乱码</w:t>
      </w:r>
    </w:p>
    <w:tbl>
      <w:tblPr>
        <w:tblStyle w:val="17"/>
        <w:tblW w:w="83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FCECE" w:themeFill="background2" w:themeFillShade="E5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34" w:type="dxa"/>
            <w:shd w:val="clear" w:color="auto" w:fill="CFCECE" w:themeFill="background2" w:themeFillShade="E5"/>
          </w:tcPr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package cmo.igeek.util;</w:t>
            </w:r>
          </w:p>
          <w:p>
            <w:pPr>
              <w:jc w:val="left"/>
              <w:rPr>
                <w:szCs w:val="21"/>
              </w:rPr>
            </w:pP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import java.io.IOException;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import java.net.URLEncoder;</w:t>
            </w:r>
          </w:p>
          <w:p>
            <w:pPr>
              <w:jc w:val="left"/>
              <w:rPr>
                <w:szCs w:val="21"/>
              </w:rPr>
            </w:pP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import sun.misc.BASE64Encoder;</w:t>
            </w:r>
          </w:p>
          <w:p>
            <w:pPr>
              <w:jc w:val="left"/>
              <w:rPr>
                <w:szCs w:val="21"/>
              </w:rPr>
            </w:pP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public class FileUtils {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/**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下载文件时，针对不同浏览器，进行附件名的编码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@param filename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           下载文件名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@param agent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           客户端浏览器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@return 编码后的下载附件名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 @throws IOException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 xml:space="preserve"> */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public static String encodeDownloadFilename(String filename, String agent)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throws IOException {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if (agent.contains("Firefox")) { // 火狐浏览器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filename = "=?UTF-8?B?"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+ new BASE64Encoder().encode(filename.getBytes("utf-8"))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+ "?=";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filename = filename.replaceAll("\r\n", "");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} else { // IE及其他浏览器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filename = URLEncoder.encode(filename, "utf-8");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filename = filename.replace("+"," ");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return filename;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ab/>
            </w:r>
            <w:r>
              <w:rPr>
                <w:rFonts w:hint="eastAsia"/>
                <w:szCs w:val="21"/>
              </w:rPr>
              <w:t>}</w:t>
            </w:r>
          </w:p>
          <w:p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}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【第三步】</w:t>
      </w:r>
      <w:r>
        <w:rPr>
          <w:rFonts w:hint="eastAsia"/>
          <w:szCs w:val="21"/>
        </w:rPr>
        <w:t>配置struts.xml：</w:t>
      </w:r>
    </w:p>
    <w:tbl>
      <w:tblPr>
        <w:tblStyle w:val="17"/>
        <w:tblW w:w="11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FCECE" w:themeFill="background2" w:themeFillShade="E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20" w:hRule="atLeast"/>
        </w:trPr>
        <w:tc>
          <w:tcPr>
            <w:tcW w:w="11339" w:type="dxa"/>
            <w:shd w:val="clear" w:color="auto" w:fill="CFCECE" w:themeFill="background2" w:themeFillShade="E5"/>
          </w:tcPr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xml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"1.0"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?&gt;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DOCTYPE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Cs w:val="21"/>
              </w:rPr>
              <w:t>PUBLIC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"-//Apache Software Foundation//DTD Struts Configuration 2.3//EN"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Cs w:val="21"/>
              </w:rPr>
              <w:t>"http://struts.apache.org/dtds/struts-2.3.dtd"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"struts-default"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namespace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"/"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配置文件下载的Action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"download"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"com.igeek.download.DownloadAction"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5FBF"/>
                <w:szCs w:val="21"/>
              </w:rPr>
              <w:t>&lt;!-- stream:专门用来下载用的结果集类型 --&gt;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"success"</w:t>
            </w:r>
            <w:r>
              <w:rPr>
                <w:rFonts w:hint="eastAsia" w:ascii="Consolas" w:hAnsi="Consolas" w:eastAsia="Consolas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Cs w:val="21"/>
              </w:rPr>
              <w:t>"stream"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result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action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Cs w:val="21"/>
              </w:rPr>
              <w:t xml:space="preserve"> </w:t>
            </w:r>
          </w:p>
          <w:p>
            <w:pPr>
              <w:jc w:val="left"/>
              <w:rPr>
                <w:rFonts w:ascii="Consolas" w:hAnsi="Consolas" w:eastAsia="Consolas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  <w:p>
            <w:pPr>
              <w:rPr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Cs w:val="21"/>
              </w:rPr>
              <w:t>struts</w:t>
            </w:r>
            <w:r>
              <w:rPr>
                <w:rFonts w:hint="eastAsia" w:ascii="Consolas" w:hAnsi="Consolas" w:eastAsia="Consolas"/>
                <w:color w:val="008080"/>
                <w:szCs w:val="21"/>
              </w:rPr>
              <w:t>&gt;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  <w:highlight w:val="yellow"/>
        </w:rPr>
        <w:t>【第四步】</w:t>
      </w:r>
      <w:r>
        <w:rPr>
          <w:rFonts w:hint="eastAsia"/>
          <w:szCs w:val="21"/>
        </w:rPr>
        <w:t>测试</w:t>
      </w:r>
    </w:p>
    <w:p>
      <w:pPr>
        <w:pStyle w:val="4"/>
        <w:ind w:left="709" w:hanging="709"/>
      </w:pPr>
      <w:r>
        <w:rPr>
          <w:rFonts w:hint="eastAsia"/>
        </w:rPr>
        <w:t>Struts</w:t>
      </w:r>
      <w:r>
        <w:t>2</w:t>
      </w:r>
      <w:r>
        <w:rPr>
          <w:rFonts w:hint="eastAsia"/>
        </w:rPr>
        <w:t>的文件下载机制原理(了解)</w:t>
      </w:r>
    </w:p>
    <w:p>
      <w:pPr>
        <w:rPr>
          <w:szCs w:val="21"/>
        </w:rPr>
      </w:pPr>
      <w:r>
        <w:rPr>
          <w:rFonts w:hint="eastAsia"/>
          <w:szCs w:val="21"/>
        </w:rPr>
        <w:t>我们为什么要在struts.xml中配置contentType和contentDisposition属性？</w:t>
      </w:r>
    </w:p>
    <w:p>
      <w:pPr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 xml:space="preserve">truts2 实现文件下载，内置了 stream 类型结果集，打开struts-default.xml文件，如下： </w:t>
      </w:r>
    </w:p>
    <w:p>
      <w:pPr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276850" cy="349250"/>
            <wp:effectExtent l="0" t="0" r="0" b="12700"/>
            <wp:docPr id="1229" name="图片 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图片 12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找到StreamResult类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5274310" cy="2289810"/>
            <wp:effectExtent l="0" t="0" r="2540" b="15240"/>
            <wp:docPr id="1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szCs w:val="21"/>
        </w:rPr>
        <w:t>原理：</w:t>
      </w:r>
    </w:p>
    <w:p>
      <w:r>
        <w:drawing>
          <wp:inline distT="0" distB="0" distL="114300" distR="114300">
            <wp:extent cx="5292090" cy="1068070"/>
            <wp:effectExtent l="0" t="0" r="3810" b="17780"/>
            <wp:docPr id="9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106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12210" cy="1713230"/>
            <wp:effectExtent l="0" t="0" r="254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需要三个东西 </w:t>
      </w:r>
    </w:p>
    <w:p>
      <w:pPr>
        <w:numPr>
          <w:ilvl w:val="0"/>
          <w:numId w:val="18"/>
        </w:numPr>
        <w:rPr>
          <w:szCs w:val="21"/>
        </w:rPr>
      </w:pPr>
      <w:r>
        <w:rPr>
          <w:rFonts w:hint="eastAsia"/>
          <w:szCs w:val="21"/>
        </w:rPr>
        <w:t>inputName ：用来配置 文件读取输入流 方法的名称 （默认值 inputStream ， 在A</w:t>
      </w:r>
      <w:r>
        <w:rPr>
          <w:szCs w:val="21"/>
        </w:rPr>
        <w:t>c</w:t>
      </w:r>
      <w:r>
        <w:rPr>
          <w:rFonts w:hint="eastAsia"/>
          <w:szCs w:val="21"/>
        </w:rPr>
        <w:t>tion提供 getInputStream 方法）；</w:t>
      </w:r>
    </w:p>
    <w:p>
      <w:pPr>
        <w:numPr>
          <w:ilvl w:val="0"/>
          <w:numId w:val="18"/>
        </w:numPr>
        <w:rPr>
          <w:szCs w:val="21"/>
        </w:rPr>
      </w:pPr>
      <w:r>
        <w:rPr>
          <w:rFonts w:hint="eastAsia"/>
          <w:szCs w:val="21"/>
        </w:rPr>
        <w:t>contentType ： 下载文件 Mime类型；</w:t>
      </w:r>
    </w:p>
    <w:p>
      <w:pPr>
        <w:rPr>
          <w:szCs w:val="21"/>
        </w:rPr>
      </w:pPr>
      <w:r>
        <w:rPr>
          <w:rFonts w:hint="eastAsia"/>
          <w:szCs w:val="21"/>
        </w:rPr>
        <w:t>contentDisposition ： 以附件形式下载 （attachment;filename=文件名）。IE 采用 URL编码；火狐 采用 Base64编码；</w:t>
      </w:r>
    </w:p>
    <w:p>
      <w:pPr>
        <w:rPr>
          <w:szCs w:val="21"/>
        </w:rPr>
      </w:pPr>
    </w:p>
    <w:p>
      <w:pPr>
        <w:rPr>
          <w:szCs w:val="21"/>
        </w:rPr>
      </w:pPr>
    </w:p>
    <w:p>
      <w:r>
        <w:rPr>
          <w:rFonts w:hint="eastAsia"/>
        </w:rPr>
        <w:br w:type="page"/>
      </w:r>
    </w:p>
    <w:p>
      <w:r>
        <w:rPr>
          <w:rFonts w:hint="eastAsia"/>
        </w:rPr>
        <w:t>重点和小结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知识点： </w:t>
      </w:r>
    </w:p>
    <w:p>
      <w:pPr>
        <w:numPr>
          <w:ilvl w:val="0"/>
          <w:numId w:val="19"/>
        </w:num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掌握ServletActionContext获取ServletAPI的方式 </w:t>
      </w:r>
    </w:p>
    <w:p>
      <w:pPr>
        <w:numPr>
          <w:ilvl w:val="0"/>
          <w:numId w:val="19"/>
        </w:numPr>
        <w:rPr>
          <w:szCs w:val="21"/>
        </w:rPr>
      </w:pPr>
      <w:r>
        <w:rPr>
          <w:rFonts w:hint="eastAsia"/>
          <w:szCs w:val="21"/>
        </w:rPr>
        <w:t xml:space="preserve">Action 封装请求数据 </w:t>
      </w:r>
      <w:r>
        <w:rPr>
          <w:rFonts w:hint="eastAsia"/>
          <w:szCs w:val="21"/>
          <w:highlight w:val="yellow"/>
        </w:rPr>
        <w:t>三种方式</w:t>
      </w:r>
      <w:r>
        <w:rPr>
          <w:rFonts w:hint="eastAsia"/>
          <w:szCs w:val="21"/>
        </w:rPr>
        <w:t xml:space="preserve"> （</w:t>
      </w:r>
      <w:r>
        <w:rPr>
          <w:rFonts w:hint="eastAsia"/>
          <w:szCs w:val="21"/>
          <w:highlight w:val="yellow"/>
        </w:rPr>
        <w:t>重点属性驱动的第一种、ModelDriven 方式</w:t>
      </w:r>
      <w:r>
        <w:rPr>
          <w:rFonts w:hint="eastAsia"/>
          <w:szCs w:val="21"/>
        </w:rPr>
        <w:t>）</w:t>
      </w:r>
    </w:p>
    <w:p>
      <w:pPr>
        <w:rPr>
          <w:szCs w:val="21"/>
        </w:rPr>
      </w:pPr>
      <w:r>
        <w:rPr>
          <w:rFonts w:hint="eastAsia"/>
          <w:szCs w:val="21"/>
        </w:rPr>
        <w:t>3、 数据类型转换知识点 （了解 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/>
          <w:szCs w:val="21"/>
        </w:rPr>
        <w:t xml:space="preserve">4、 </w:t>
      </w:r>
      <w:r>
        <w:rPr>
          <w:rFonts w:hint="eastAsia" w:asciiTheme="minorEastAsia" w:hAnsiTheme="minorEastAsia" w:cstheme="minorEastAsia"/>
          <w:szCs w:val="21"/>
        </w:rPr>
        <w:t>掌握结果集类型（4个）</w:t>
      </w:r>
    </w:p>
    <w:p>
      <w:pPr>
        <w:pStyle w:val="22"/>
        <w:ind w:firstLine="0" w:firstLineChars="0"/>
      </w:pPr>
      <w:r>
        <w:rPr>
          <w:rFonts w:hint="eastAsia" w:asciiTheme="minorEastAsia" w:hAnsiTheme="minorEastAsia" w:cstheme="minorEastAsia"/>
          <w:szCs w:val="21"/>
        </w:rPr>
        <w:t>5、 struts2文件下载（了解）</w:t>
      </w:r>
    </w:p>
    <w:p>
      <w:pPr>
        <w:rPr>
          <w:rFonts w:asciiTheme="minorEastAsia" w:hAnsiTheme="minorEastAsia" w:cstheme="minorEastAsia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Microsoft YaHei UI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posOffset>-1155700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-1214120</wp:posOffset>
          </wp:positionH>
          <wp:positionV relativeFrom="paragraph">
            <wp:posOffset>-544195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1701A"/>
    <w:multiLevelType w:val="multilevel"/>
    <w:tmpl w:val="0831701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6EA353E"/>
    <w:multiLevelType w:val="multilevel"/>
    <w:tmpl w:val="16EA353E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25626ADD"/>
    <w:multiLevelType w:val="multilevel"/>
    <w:tmpl w:val="25626AD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3">
    <w:nsid w:val="26CE6502"/>
    <w:multiLevelType w:val="multilevel"/>
    <w:tmpl w:val="26CE6502"/>
    <w:lvl w:ilvl="0" w:tentative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 w:tentative="0">
      <w:start w:val="1"/>
      <w:numFmt w:val="decimal"/>
      <w:lvlText w:val="2.1.%3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4">
    <w:nsid w:val="280F14BE"/>
    <w:multiLevelType w:val="multilevel"/>
    <w:tmpl w:val="280F14BE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F939C0"/>
    <w:multiLevelType w:val="multilevel"/>
    <w:tmpl w:val="36F939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571F2BB2"/>
    <w:multiLevelType w:val="multilevel"/>
    <w:tmpl w:val="571F2BB2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71F2BC0"/>
    <w:multiLevelType w:val="multilevel"/>
    <w:tmpl w:val="571F2BC0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71F2CF5"/>
    <w:multiLevelType w:val="multilevel"/>
    <w:tmpl w:val="571F2CF5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71F2D04"/>
    <w:multiLevelType w:val="multilevel"/>
    <w:tmpl w:val="571F2D04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71F2ED5"/>
    <w:multiLevelType w:val="multilevel"/>
    <w:tmpl w:val="571F2ED5"/>
    <w:lvl w:ilvl="0" w:tentative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CB638A"/>
    <w:multiLevelType w:val="singleLevel"/>
    <w:tmpl w:val="58CB638A"/>
    <w:lvl w:ilvl="0" w:tentative="0">
      <w:start w:val="1"/>
      <w:numFmt w:val="decimal"/>
      <w:suff w:val="space"/>
      <w:lvlText w:val="%1、"/>
      <w:lvlJc w:val="left"/>
    </w:lvl>
  </w:abstractNum>
  <w:abstractNum w:abstractNumId="12">
    <w:nsid w:val="59DD86B3"/>
    <w:multiLevelType w:val="multilevel"/>
    <w:tmpl w:val="59DD86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3">
    <w:nsid w:val="59E4D001"/>
    <w:multiLevelType w:val="multilevel"/>
    <w:tmpl w:val="59E4D001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4">
    <w:nsid w:val="602B2771"/>
    <w:multiLevelType w:val="multilevel"/>
    <w:tmpl w:val="602B2771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5">
    <w:nsid w:val="62622609"/>
    <w:multiLevelType w:val="multilevel"/>
    <w:tmpl w:val="62622609"/>
    <w:lvl w:ilvl="0" w:tentative="0">
      <w:start w:val="1"/>
      <w:numFmt w:val="decimal"/>
      <w:lvlText w:val="2.3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5C62E33"/>
    <w:multiLevelType w:val="multilevel"/>
    <w:tmpl w:val="65C62E3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C304127"/>
    <w:multiLevelType w:val="multilevel"/>
    <w:tmpl w:val="6C304127"/>
    <w:lvl w:ilvl="0" w:tentative="0">
      <w:start w:val="2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E35F29"/>
    <w:multiLevelType w:val="multilevel"/>
    <w:tmpl w:val="6DE35F29"/>
    <w:lvl w:ilvl="0" w:tentative="0">
      <w:start w:val="1"/>
      <w:numFmt w:val="bullet"/>
      <w:lvlText w:val=""/>
      <w:lvlJc w:val="left"/>
      <w:pPr>
        <w:tabs>
          <w:tab w:val="left" w:pos="841"/>
        </w:tabs>
        <w:ind w:left="84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1"/>
        </w:tabs>
        <w:ind w:left="126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1"/>
        </w:tabs>
        <w:ind w:left="168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1"/>
        </w:tabs>
        <w:ind w:left="210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1"/>
        </w:tabs>
        <w:ind w:left="252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1"/>
        </w:tabs>
        <w:ind w:left="294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1"/>
        </w:tabs>
        <w:ind w:left="336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1"/>
        </w:tabs>
        <w:ind w:left="378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1"/>
        </w:tabs>
        <w:ind w:left="4201" w:hanging="420"/>
      </w:pPr>
      <w:rPr>
        <w:rFonts w:hint="default" w:ascii="Wingdings" w:hAnsi="Wingdings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9"/>
  </w:num>
  <w:num w:numId="5">
    <w:abstractNumId w:val="7"/>
  </w:num>
  <w:num w:numId="6">
    <w:abstractNumId w:val="10"/>
  </w:num>
  <w:num w:numId="7">
    <w:abstractNumId w:val="18"/>
  </w:num>
  <w:num w:numId="8">
    <w:abstractNumId w:val="1"/>
  </w:num>
  <w:num w:numId="9">
    <w:abstractNumId w:val="12"/>
  </w:num>
  <w:num w:numId="10">
    <w:abstractNumId w:val="3"/>
  </w:num>
  <w:num w:numId="11">
    <w:abstractNumId w:val="17"/>
  </w:num>
  <w:num w:numId="12">
    <w:abstractNumId w:val="4"/>
  </w:num>
  <w:num w:numId="13">
    <w:abstractNumId w:val="15"/>
  </w:num>
  <w:num w:numId="14">
    <w:abstractNumId w:val="0"/>
  </w:num>
  <w:num w:numId="15">
    <w:abstractNumId w:val="16"/>
  </w:num>
  <w:num w:numId="16">
    <w:abstractNumId w:val="2"/>
  </w:num>
  <w:num w:numId="17">
    <w:abstractNumId w:val="5"/>
  </w:num>
  <w:num w:numId="18">
    <w:abstractNumId w:val="1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23758"/>
    <w:rsid w:val="0016682E"/>
    <w:rsid w:val="00172A27"/>
    <w:rsid w:val="001E2493"/>
    <w:rsid w:val="002E73C6"/>
    <w:rsid w:val="002F2288"/>
    <w:rsid w:val="003F7AA7"/>
    <w:rsid w:val="00404F1D"/>
    <w:rsid w:val="00615E9B"/>
    <w:rsid w:val="006356B1"/>
    <w:rsid w:val="00842B90"/>
    <w:rsid w:val="009941F2"/>
    <w:rsid w:val="00B901AB"/>
    <w:rsid w:val="00C80B31"/>
    <w:rsid w:val="00ED534F"/>
    <w:rsid w:val="00ED750A"/>
    <w:rsid w:val="00F47B2E"/>
    <w:rsid w:val="017F1816"/>
    <w:rsid w:val="0256348A"/>
    <w:rsid w:val="036F07B9"/>
    <w:rsid w:val="037F7FEB"/>
    <w:rsid w:val="03A15DBC"/>
    <w:rsid w:val="063C5BF8"/>
    <w:rsid w:val="07AF2900"/>
    <w:rsid w:val="07E04053"/>
    <w:rsid w:val="07EF2489"/>
    <w:rsid w:val="094B739D"/>
    <w:rsid w:val="0A733277"/>
    <w:rsid w:val="0A8D3D9C"/>
    <w:rsid w:val="0E4F08A1"/>
    <w:rsid w:val="0F2D0756"/>
    <w:rsid w:val="0FD303C4"/>
    <w:rsid w:val="10302369"/>
    <w:rsid w:val="103353B4"/>
    <w:rsid w:val="104B6CB2"/>
    <w:rsid w:val="109B3EA2"/>
    <w:rsid w:val="10AD1974"/>
    <w:rsid w:val="119E40E3"/>
    <w:rsid w:val="134B6858"/>
    <w:rsid w:val="14557270"/>
    <w:rsid w:val="145619E6"/>
    <w:rsid w:val="14BF2034"/>
    <w:rsid w:val="14EB270B"/>
    <w:rsid w:val="15EA69AF"/>
    <w:rsid w:val="166369EB"/>
    <w:rsid w:val="1699748A"/>
    <w:rsid w:val="16E66032"/>
    <w:rsid w:val="16ED57AA"/>
    <w:rsid w:val="171C06B1"/>
    <w:rsid w:val="183B595C"/>
    <w:rsid w:val="18777505"/>
    <w:rsid w:val="1AD70020"/>
    <w:rsid w:val="1B095165"/>
    <w:rsid w:val="1D666A5F"/>
    <w:rsid w:val="1D6B487F"/>
    <w:rsid w:val="1D761462"/>
    <w:rsid w:val="1E475C28"/>
    <w:rsid w:val="1ECD5AE6"/>
    <w:rsid w:val="1F8842D1"/>
    <w:rsid w:val="20D73439"/>
    <w:rsid w:val="21526903"/>
    <w:rsid w:val="21784AE7"/>
    <w:rsid w:val="220A3A96"/>
    <w:rsid w:val="22C175A9"/>
    <w:rsid w:val="23590ED8"/>
    <w:rsid w:val="23F32C4F"/>
    <w:rsid w:val="247B6BD7"/>
    <w:rsid w:val="25461459"/>
    <w:rsid w:val="255D11F2"/>
    <w:rsid w:val="25752ED7"/>
    <w:rsid w:val="269400EF"/>
    <w:rsid w:val="26C56BE8"/>
    <w:rsid w:val="26F2275C"/>
    <w:rsid w:val="2794661B"/>
    <w:rsid w:val="284E614A"/>
    <w:rsid w:val="28AB3BFB"/>
    <w:rsid w:val="28D50C17"/>
    <w:rsid w:val="28EC5C75"/>
    <w:rsid w:val="28FD38F8"/>
    <w:rsid w:val="29A12238"/>
    <w:rsid w:val="2A2E3C5A"/>
    <w:rsid w:val="2E475D5D"/>
    <w:rsid w:val="2E7A241B"/>
    <w:rsid w:val="302650AB"/>
    <w:rsid w:val="30381C0F"/>
    <w:rsid w:val="30877141"/>
    <w:rsid w:val="32234AC0"/>
    <w:rsid w:val="3347008E"/>
    <w:rsid w:val="34B675DC"/>
    <w:rsid w:val="36EE3350"/>
    <w:rsid w:val="388813C6"/>
    <w:rsid w:val="38F916F6"/>
    <w:rsid w:val="399E52E0"/>
    <w:rsid w:val="39B35C01"/>
    <w:rsid w:val="3D32645E"/>
    <w:rsid w:val="3D652084"/>
    <w:rsid w:val="3D8E7A9D"/>
    <w:rsid w:val="3E4D478E"/>
    <w:rsid w:val="3E8735D8"/>
    <w:rsid w:val="3ECE14D5"/>
    <w:rsid w:val="3F984AB1"/>
    <w:rsid w:val="3FB93396"/>
    <w:rsid w:val="40DB4217"/>
    <w:rsid w:val="41484465"/>
    <w:rsid w:val="42223D40"/>
    <w:rsid w:val="424B67E1"/>
    <w:rsid w:val="425603AF"/>
    <w:rsid w:val="42EE1054"/>
    <w:rsid w:val="430C1947"/>
    <w:rsid w:val="43C40773"/>
    <w:rsid w:val="465D57AD"/>
    <w:rsid w:val="47BA09C4"/>
    <w:rsid w:val="489D24AF"/>
    <w:rsid w:val="4A175507"/>
    <w:rsid w:val="4B6A7C35"/>
    <w:rsid w:val="4B7E170F"/>
    <w:rsid w:val="4B8264DB"/>
    <w:rsid w:val="4C8225FF"/>
    <w:rsid w:val="4C9A405C"/>
    <w:rsid w:val="4E884AD8"/>
    <w:rsid w:val="4ECD440C"/>
    <w:rsid w:val="507F49E6"/>
    <w:rsid w:val="516E3396"/>
    <w:rsid w:val="51A37A7B"/>
    <w:rsid w:val="51EC438A"/>
    <w:rsid w:val="526E4965"/>
    <w:rsid w:val="53496F61"/>
    <w:rsid w:val="53F1454C"/>
    <w:rsid w:val="54AE1109"/>
    <w:rsid w:val="55383FCF"/>
    <w:rsid w:val="56560F4A"/>
    <w:rsid w:val="581333F4"/>
    <w:rsid w:val="583C73B3"/>
    <w:rsid w:val="5847507D"/>
    <w:rsid w:val="584B3C8B"/>
    <w:rsid w:val="5BA676DA"/>
    <w:rsid w:val="5BAD32FD"/>
    <w:rsid w:val="5BD755E0"/>
    <w:rsid w:val="5D642B55"/>
    <w:rsid w:val="5E404010"/>
    <w:rsid w:val="5E541C85"/>
    <w:rsid w:val="5E642E87"/>
    <w:rsid w:val="5E854C4A"/>
    <w:rsid w:val="5EE1750B"/>
    <w:rsid w:val="5F453DC7"/>
    <w:rsid w:val="5F4C0162"/>
    <w:rsid w:val="5F4C69F8"/>
    <w:rsid w:val="5FCF6FDB"/>
    <w:rsid w:val="5FE44621"/>
    <w:rsid w:val="604336C7"/>
    <w:rsid w:val="61D56253"/>
    <w:rsid w:val="62E73018"/>
    <w:rsid w:val="647B47E5"/>
    <w:rsid w:val="64A35436"/>
    <w:rsid w:val="64D11105"/>
    <w:rsid w:val="64F04F95"/>
    <w:rsid w:val="650862DC"/>
    <w:rsid w:val="651F77BB"/>
    <w:rsid w:val="65A60E40"/>
    <w:rsid w:val="664B3B6C"/>
    <w:rsid w:val="674F4581"/>
    <w:rsid w:val="680412CC"/>
    <w:rsid w:val="6862329D"/>
    <w:rsid w:val="691A18CD"/>
    <w:rsid w:val="6B9A5F53"/>
    <w:rsid w:val="6BF04EEC"/>
    <w:rsid w:val="6C73176C"/>
    <w:rsid w:val="6D5B1AEF"/>
    <w:rsid w:val="6DEA3C7E"/>
    <w:rsid w:val="6DFC3951"/>
    <w:rsid w:val="6E6F2B91"/>
    <w:rsid w:val="6F2444AA"/>
    <w:rsid w:val="6F7F27B6"/>
    <w:rsid w:val="6F981FF5"/>
    <w:rsid w:val="6FF529E3"/>
    <w:rsid w:val="714C7957"/>
    <w:rsid w:val="72143D45"/>
    <w:rsid w:val="735D0BF6"/>
    <w:rsid w:val="7444054D"/>
    <w:rsid w:val="747F1EFF"/>
    <w:rsid w:val="77AE1073"/>
    <w:rsid w:val="78E723BF"/>
    <w:rsid w:val="7A661868"/>
    <w:rsid w:val="7AC22A3B"/>
    <w:rsid w:val="7AED741B"/>
    <w:rsid w:val="7C05510C"/>
    <w:rsid w:val="7CD865A8"/>
    <w:rsid w:val="7D2F1FB8"/>
    <w:rsid w:val="7D8C174D"/>
    <w:rsid w:val="7FCD78D0"/>
    <w:rsid w:val="7FF8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tabs>
        <w:tab w:val="left" w:pos="0"/>
      </w:tabs>
      <w:spacing w:before="340" w:after="330" w:line="578" w:lineRule="auto"/>
      <w:jc w:val="center"/>
      <w:outlineLvl w:val="0"/>
    </w:pPr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 w:cs="Times New Roman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14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3">
    <w:name w:val="Title"/>
    <w:basedOn w:val="2"/>
    <w:qFormat/>
    <w:uiPriority w:val="0"/>
    <w:pPr>
      <w:numPr>
        <w:numId w:val="0"/>
      </w:numPr>
    </w:pPr>
    <w:rPr>
      <w:sz w:val="48"/>
    </w:r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8">
    <w:name w:val="标题4"/>
    <w:basedOn w:val="5"/>
    <w:next w:val="5"/>
    <w:qFormat/>
    <w:uiPriority w:val="0"/>
    <w:rPr>
      <w:rFonts w:asciiTheme="minorHAnsi" w:hAnsiTheme="minorHAnsi"/>
    </w:rPr>
  </w:style>
  <w:style w:type="character" w:customStyle="1" w:styleId="19">
    <w:name w:val="标题 2 Char"/>
    <w:basedOn w:val="14"/>
    <w:link w:val="3"/>
    <w:qFormat/>
    <w:uiPriority w:val="0"/>
    <w:rPr>
      <w:rFonts w:ascii="Times New Roman" w:hAnsi="Times New Roman" w:eastAsia="华文楷体" w:cs="Times New Roman"/>
      <w:b/>
      <w:bCs/>
      <w:kern w:val="2"/>
      <w:sz w:val="32"/>
      <w:szCs w:val="32"/>
    </w:rPr>
  </w:style>
  <w:style w:type="character" w:customStyle="1" w:styleId="20">
    <w:name w:val="标题 1 Char"/>
    <w:basedOn w:val="14"/>
    <w:link w:val="2"/>
    <w:qFormat/>
    <w:uiPriority w:val="0"/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paragraph" w:customStyle="1" w:styleId="21">
    <w:name w:val="_Style 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4258</Words>
  <Characters>24276</Characters>
  <Lines>202</Lines>
  <Paragraphs>56</Paragraphs>
  <TotalTime>0</TotalTime>
  <ScaleCrop>false</ScaleCrop>
  <LinksUpToDate>false</LinksUpToDate>
  <CharactersWithSpaces>28478</CharactersWithSpaces>
  <Application>WPS Office_10.1.0.6874_F1E327BC-269C-435d-A152-05C5408002CA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jerry</cp:lastModifiedBy>
  <dcterms:modified xsi:type="dcterms:W3CDTF">2017-10-17T04:01:03Z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2052-10.1.0.6874</vt:lpwstr>
  </property>
</Properties>
</file>