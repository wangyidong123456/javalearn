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52"/>
          <w:szCs w:val="52"/>
        </w:rPr>
      </w:pPr>
    </w:p>
    <w:p>
      <w:pPr>
        <w:jc w:val="center"/>
        <w:rPr>
          <w:b/>
          <w:bCs/>
          <w:sz w:val="52"/>
          <w:szCs w:val="52"/>
        </w:rPr>
      </w:pPr>
      <w:r>
        <w:rPr>
          <w:rFonts w:hint="eastAsia"/>
          <w:b/>
          <w:bCs/>
          <w:sz w:val="52"/>
          <w:szCs w:val="52"/>
        </w:rPr>
        <w:t>Struts2第3天课程</w:t>
      </w:r>
    </w:p>
    <w:p>
      <w:pPr>
        <w:spacing w:line="220" w:lineRule="atLeast"/>
        <w:rPr>
          <w:b/>
        </w:rPr>
      </w:pPr>
    </w:p>
    <w:p>
      <w:pPr>
        <w:spacing w:line="220" w:lineRule="atLeast"/>
        <w:rPr>
          <w:rFonts w:hint="eastAsia"/>
          <w:b/>
        </w:rPr>
      </w:pPr>
      <w:r>
        <w:rPr>
          <w:rFonts w:hint="eastAsia"/>
          <w:b/>
        </w:rPr>
        <w:t>【学习目标】</w:t>
      </w:r>
    </w:p>
    <w:p>
      <w:pPr>
        <w:spacing w:line="220" w:lineRule="atLeast"/>
        <w:rPr>
          <w:rFonts w:hint="eastAsia"/>
          <w:b/>
        </w:rPr>
      </w:pPr>
    </w:p>
    <w:p>
      <w:pPr>
        <w:pStyle w:val="3"/>
        <w:numPr>
          <w:ilvl w:val="1"/>
          <w:numId w:val="0"/>
        </w:numPr>
        <w:spacing w:before="0" w:after="0" w:line="240" w:lineRule="auto"/>
        <w:jc w:val="both"/>
        <w:rPr>
          <w:rFonts w:hint="eastAsia" w:ascii="Cambria" w:hAnsi="Cambria" w:eastAsiaTheme="minorEastAsia" w:cstheme="minorBidi"/>
          <w:sz w:val="21"/>
          <w:szCs w:val="21"/>
          <w:shd w:val="pct10" w:color="auto" w:fill="FFFFFF"/>
        </w:rPr>
      </w:pPr>
      <w:r>
        <w:rPr>
          <w:rFonts w:hint="eastAsia" w:ascii="Cambria" w:hAnsi="Cambria" w:eastAsiaTheme="minorEastAsia" w:cstheme="minorBidi"/>
          <w:sz w:val="21"/>
          <w:szCs w:val="21"/>
          <w:shd w:val="pct10" w:color="auto" w:fill="FFFFFF"/>
          <w:lang w:val="en-US" w:eastAsia="zh-CN"/>
        </w:rPr>
        <w:t>1</w:t>
      </w:r>
      <w:r>
        <w:rPr>
          <w:rFonts w:hint="eastAsia" w:ascii="Cambria" w:hAnsi="Cambria" w:eastAsiaTheme="minorEastAsia" w:cstheme="minorBidi"/>
          <w:sz w:val="21"/>
          <w:szCs w:val="21"/>
          <w:shd w:val="pct10" w:color="auto" w:fill="FFFFFF"/>
        </w:rPr>
        <w:t>，能够理解请求参数合法性校验机制</w:t>
      </w:r>
    </w:p>
    <w:p>
      <w:pPr>
        <w:pStyle w:val="20"/>
        <w:numPr>
          <w:ilvl w:val="0"/>
          <w:numId w:val="2"/>
        </w:numPr>
        <w:ind w:firstLineChars="0"/>
        <w:rPr>
          <w:sz w:val="18"/>
          <w:szCs w:val="18"/>
        </w:rPr>
      </w:pPr>
      <w:r>
        <w:rPr>
          <w:rFonts w:hint="eastAsia"/>
          <w:sz w:val="18"/>
          <w:szCs w:val="18"/>
        </w:rPr>
        <w:t>独立编写代码实现数据校验</w:t>
      </w:r>
    </w:p>
    <w:p>
      <w:pPr>
        <w:pStyle w:val="20"/>
        <w:numPr>
          <w:ilvl w:val="0"/>
          <w:numId w:val="2"/>
        </w:numPr>
        <w:ind w:firstLineChars="0"/>
        <w:rPr>
          <w:sz w:val="18"/>
          <w:szCs w:val="18"/>
        </w:rPr>
      </w:pPr>
      <w:r>
        <w:rPr>
          <w:rFonts w:hint="eastAsia"/>
          <w:sz w:val="18"/>
          <w:szCs w:val="18"/>
        </w:rPr>
        <w:t>独立配置XML文件实现数据校验</w:t>
      </w:r>
    </w:p>
    <w:p>
      <w:pPr>
        <w:pStyle w:val="20"/>
        <w:numPr>
          <w:ilvl w:val="0"/>
          <w:numId w:val="2"/>
        </w:numPr>
        <w:ind w:firstLineChars="0"/>
        <w:rPr>
          <w:sz w:val="18"/>
          <w:szCs w:val="18"/>
        </w:rPr>
      </w:pPr>
      <w:r>
        <w:rPr>
          <w:rFonts w:hint="eastAsia"/>
          <w:sz w:val="18"/>
          <w:szCs w:val="18"/>
        </w:rPr>
        <w:t>了解自定义校验规则</w:t>
      </w:r>
    </w:p>
    <w:p>
      <w:pPr>
        <w:spacing w:line="220" w:lineRule="atLeast"/>
        <w:rPr>
          <w:b/>
        </w:rPr>
      </w:pPr>
    </w:p>
    <w:p>
      <w:pPr>
        <w:pStyle w:val="3"/>
        <w:numPr>
          <w:ilvl w:val="1"/>
          <w:numId w:val="0"/>
        </w:numPr>
        <w:spacing w:before="0" w:after="0" w:line="240" w:lineRule="auto"/>
        <w:jc w:val="both"/>
        <w:rPr>
          <w:rFonts w:ascii="Cambria" w:hAnsi="Cambria" w:eastAsiaTheme="minorEastAsia" w:cstheme="minorBidi"/>
          <w:sz w:val="21"/>
          <w:szCs w:val="21"/>
          <w:shd w:val="pct10" w:color="auto" w:fill="FFFFFF"/>
        </w:rPr>
      </w:pPr>
      <w:r>
        <w:rPr>
          <w:rFonts w:hint="eastAsia" w:ascii="Cambria" w:hAnsi="Cambria" w:eastAsiaTheme="minorEastAsia" w:cstheme="minorBidi"/>
          <w:sz w:val="21"/>
          <w:szCs w:val="21"/>
          <w:shd w:val="pct10" w:color="auto" w:fill="FFFFFF"/>
          <w:lang w:val="en-US" w:eastAsia="zh-CN"/>
        </w:rPr>
        <w:t>2</w:t>
      </w:r>
      <w:r>
        <w:rPr>
          <w:rFonts w:hint="eastAsia" w:ascii="Cambria" w:hAnsi="Cambria" w:eastAsiaTheme="minorEastAsia" w:cstheme="minorBidi"/>
          <w:sz w:val="21"/>
          <w:szCs w:val="21"/>
          <w:shd w:val="pct10" w:color="auto" w:fill="FFFFFF"/>
        </w:rPr>
        <w:t>.能够理解拦截器机制</w:t>
      </w:r>
    </w:p>
    <w:p>
      <w:pPr>
        <w:pStyle w:val="20"/>
        <w:numPr>
          <w:ilvl w:val="0"/>
          <w:numId w:val="3"/>
        </w:numPr>
        <w:ind w:firstLineChars="0"/>
        <w:rPr>
          <w:sz w:val="18"/>
          <w:szCs w:val="18"/>
        </w:rPr>
      </w:pPr>
      <w:r>
        <w:rPr>
          <w:rFonts w:hint="eastAsia"/>
          <w:sz w:val="18"/>
          <w:szCs w:val="18"/>
        </w:rPr>
        <w:t>说出拦截器的概念</w:t>
      </w:r>
    </w:p>
    <w:p>
      <w:pPr>
        <w:pStyle w:val="20"/>
        <w:numPr>
          <w:ilvl w:val="0"/>
          <w:numId w:val="3"/>
        </w:numPr>
        <w:ind w:firstLineChars="0"/>
        <w:rPr>
          <w:sz w:val="18"/>
          <w:szCs w:val="18"/>
        </w:rPr>
      </w:pPr>
      <w:r>
        <w:rPr>
          <w:rFonts w:hint="eastAsia"/>
          <w:sz w:val="18"/>
          <w:szCs w:val="18"/>
        </w:rPr>
        <w:t>分析Struts2运行原理</w:t>
      </w:r>
    </w:p>
    <w:p>
      <w:pPr>
        <w:pStyle w:val="20"/>
        <w:numPr>
          <w:ilvl w:val="0"/>
          <w:numId w:val="3"/>
        </w:numPr>
        <w:ind w:firstLineChars="0"/>
        <w:rPr>
          <w:sz w:val="18"/>
          <w:szCs w:val="18"/>
        </w:rPr>
      </w:pPr>
      <w:r>
        <w:rPr>
          <w:rFonts w:hint="eastAsia"/>
          <w:sz w:val="18"/>
          <w:szCs w:val="18"/>
        </w:rPr>
        <w:t>独立使用拦截器接口</w:t>
      </w:r>
    </w:p>
    <w:p>
      <w:pPr>
        <w:pStyle w:val="20"/>
        <w:numPr>
          <w:ilvl w:val="0"/>
          <w:numId w:val="3"/>
        </w:numPr>
        <w:ind w:firstLineChars="0"/>
        <w:rPr>
          <w:sz w:val="18"/>
          <w:szCs w:val="18"/>
        </w:rPr>
      </w:pPr>
      <w:r>
        <w:rPr>
          <w:rFonts w:hint="eastAsia"/>
          <w:sz w:val="18"/>
          <w:szCs w:val="18"/>
        </w:rPr>
        <w:t>了解struts2内置拦截器</w:t>
      </w:r>
    </w:p>
    <w:p>
      <w:pPr>
        <w:pStyle w:val="20"/>
        <w:numPr>
          <w:ilvl w:val="0"/>
          <w:numId w:val="3"/>
        </w:numPr>
        <w:ind w:firstLineChars="0"/>
        <w:rPr>
          <w:rFonts w:ascii="Cambria" w:hAnsi="Cambria" w:eastAsiaTheme="minorEastAsia" w:cstheme="minorBidi"/>
          <w:szCs w:val="21"/>
          <w:shd w:val="pct10" w:color="auto" w:fill="FFFFFF"/>
        </w:rPr>
      </w:pPr>
      <w:r>
        <w:rPr>
          <w:rFonts w:hint="eastAsia"/>
          <w:sz w:val="18"/>
          <w:szCs w:val="18"/>
        </w:rPr>
        <w:t>独立编写代码实现自定义拦截器</w:t>
      </w:r>
    </w:p>
    <w:p>
      <w:pPr>
        <w:pStyle w:val="20"/>
        <w:ind w:firstLine="0" w:firstLineChars="0"/>
        <w:rPr>
          <w:rFonts w:ascii="Cambria" w:hAnsi="Cambria" w:eastAsiaTheme="minorEastAsia" w:cstheme="minorBidi"/>
          <w:szCs w:val="21"/>
          <w:shd w:val="pct10" w:color="auto" w:fill="FFFFFF"/>
        </w:rPr>
      </w:pPr>
    </w:p>
    <w:p>
      <w:pPr>
        <w:pStyle w:val="3"/>
        <w:numPr>
          <w:ilvl w:val="1"/>
          <w:numId w:val="0"/>
        </w:numPr>
        <w:spacing w:before="0" w:after="0" w:line="240" w:lineRule="auto"/>
        <w:jc w:val="both"/>
        <w:rPr>
          <w:rFonts w:ascii="Cambria" w:hAnsi="Cambria" w:eastAsiaTheme="minorEastAsia" w:cstheme="minorBidi"/>
          <w:sz w:val="21"/>
          <w:szCs w:val="21"/>
          <w:shd w:val="pct10" w:color="auto" w:fill="FFFFFF"/>
        </w:rPr>
      </w:pPr>
      <w:r>
        <w:rPr>
          <w:rFonts w:hint="eastAsia" w:ascii="Cambria" w:hAnsi="Cambria" w:eastAsiaTheme="minorEastAsia" w:cstheme="minorBidi"/>
          <w:sz w:val="21"/>
          <w:szCs w:val="21"/>
          <w:shd w:val="pct10" w:color="auto" w:fill="FFFFFF"/>
          <w:lang w:val="en-US" w:eastAsia="zh-CN"/>
        </w:rPr>
        <w:t>3</w:t>
      </w:r>
      <w:r>
        <w:rPr>
          <w:rFonts w:hint="eastAsia" w:ascii="Cambria" w:hAnsi="Cambria" w:eastAsiaTheme="minorEastAsia" w:cstheme="minorBidi"/>
          <w:sz w:val="21"/>
          <w:szCs w:val="21"/>
          <w:shd w:val="pct10" w:color="auto" w:fill="FFFFFF"/>
        </w:rPr>
        <w:t>.能够理解struts2的上传功能</w:t>
      </w:r>
    </w:p>
    <w:p>
      <w:pPr>
        <w:pStyle w:val="20"/>
        <w:numPr>
          <w:ilvl w:val="0"/>
          <w:numId w:val="4"/>
        </w:numPr>
        <w:ind w:firstLineChars="0"/>
        <w:rPr>
          <w:sz w:val="18"/>
          <w:szCs w:val="18"/>
        </w:rPr>
      </w:pPr>
      <w:r>
        <w:rPr>
          <w:rFonts w:hint="eastAsia"/>
          <w:sz w:val="18"/>
          <w:szCs w:val="18"/>
        </w:rPr>
        <w:t>独立编写代码实现文件上传</w:t>
      </w:r>
    </w:p>
    <w:p>
      <w:pPr>
        <w:ind w:firstLine="420" w:firstLineChars="0"/>
        <w:rPr>
          <w:rFonts w:hint="eastAsia"/>
          <w:sz w:val="21"/>
          <w:szCs w:val="21"/>
          <w:lang w:val="en-US" w:eastAsia="zh-CN"/>
        </w:rPr>
      </w:pPr>
      <w:r>
        <w:br w:type="page"/>
      </w:r>
    </w:p>
    <w:p>
      <w:pPr>
        <w:pStyle w:val="2"/>
        <w:ind w:left="432" w:leftChars="0" w:hanging="432" w:firstLineChars="0"/>
      </w:pPr>
      <w:r>
        <w:rPr>
          <w:rFonts w:hint="eastAsia"/>
          <w:lang w:val="en-US" w:eastAsia="zh-CN"/>
        </w:rPr>
        <w:t xml:space="preserve"> </w:t>
      </w:r>
      <w:r>
        <w:rPr>
          <w:rFonts w:hint="eastAsia"/>
        </w:rPr>
        <w:t>请求参数的合法性校验机制</w:t>
      </w:r>
    </w:p>
    <w:p>
      <w:r>
        <w:drawing>
          <wp:inline distT="0" distB="0" distL="114300" distR="114300">
            <wp:extent cx="5292090" cy="1911350"/>
            <wp:effectExtent l="0" t="0" r="3810" b="1270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
                    <a:stretch>
                      <a:fillRect/>
                    </a:stretch>
                  </pic:blipFill>
                  <pic:spPr>
                    <a:xfrm>
                      <a:off x="0" y="0"/>
                      <a:ext cx="5292090" cy="1911350"/>
                    </a:xfrm>
                    <a:prstGeom prst="rect">
                      <a:avLst/>
                    </a:prstGeom>
                    <a:noFill/>
                    <a:ln w="9525">
                      <a:noFill/>
                    </a:ln>
                  </pic:spPr>
                </pic:pic>
              </a:graphicData>
            </a:graphic>
          </wp:inline>
        </w:drawing>
      </w:r>
    </w:p>
    <w:p>
      <w:r>
        <w:drawing>
          <wp:inline distT="0" distB="0" distL="114300" distR="114300">
            <wp:extent cx="5292090" cy="3009900"/>
            <wp:effectExtent l="0" t="0" r="381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7"/>
                    <a:stretch>
                      <a:fillRect/>
                    </a:stretch>
                  </pic:blipFill>
                  <pic:spPr>
                    <a:xfrm>
                      <a:off x="0" y="0"/>
                      <a:ext cx="5292090" cy="3009900"/>
                    </a:xfrm>
                    <a:prstGeom prst="rect">
                      <a:avLst/>
                    </a:prstGeom>
                    <a:noFill/>
                    <a:ln w="9525">
                      <a:noFill/>
                    </a:ln>
                  </pic:spPr>
                </pic:pic>
              </a:graphicData>
            </a:graphic>
          </wp:inline>
        </w:drawing>
      </w:r>
    </w:p>
    <w:p>
      <w:pPr>
        <w:pStyle w:val="3"/>
        <w:ind w:left="575" w:leftChars="0" w:hanging="575" w:firstLineChars="0"/>
      </w:pPr>
      <w:r>
        <w:rPr>
          <w:rFonts w:hint="eastAsia"/>
        </w:rPr>
        <w:t>表单校验的方式</w:t>
      </w:r>
      <w:r>
        <w:rPr>
          <w:rFonts w:hint="eastAsia"/>
          <w:lang w:val="en-US" w:eastAsia="zh-CN"/>
        </w:rPr>
        <w:t xml:space="preserve">                                                                                            </w:t>
      </w:r>
      <w:ins w:id="0" w:author="Administrator" w:date="2016-06-08T14:40:03Z">
        <w:r>
          <w:rPr>
            <w:rFonts w:hint="eastAsia"/>
            <w:lang w:val="en-US" w:eastAsia="zh-CN"/>
          </w:rPr>
          <w:t xml:space="preserve">         </w:t>
        </w:r>
      </w:ins>
      <w:ins w:id="1" w:author="Administrator" w:date="2016-06-08T14:40:04Z">
        <w:r>
          <w:rPr>
            <w:rFonts w:hint="eastAsia"/>
            <w:lang w:val="en-US" w:eastAsia="zh-CN"/>
          </w:rPr>
          <w:t xml:space="preserve">                              </w:t>
        </w:r>
      </w:ins>
      <w:ins w:id="2" w:author="Administrator" w:date="2016-06-08T14:40:05Z">
        <w:r>
          <w:rPr>
            <w:rFonts w:hint="eastAsia"/>
            <w:lang w:val="en-US" w:eastAsia="zh-CN"/>
          </w:rPr>
          <w:t xml:space="preserve">                </w:t>
        </w:r>
      </w:ins>
      <w:ins w:id="3" w:author="Administrator" w:date="2016-06-08T14:40:06Z">
        <w:r>
          <w:rPr>
            <w:rFonts w:hint="eastAsia"/>
            <w:lang w:val="en-US" w:eastAsia="zh-CN"/>
          </w:rPr>
          <w:t xml:space="preserve">       </w:t>
        </w:r>
      </w:ins>
      <w:ins w:id="4" w:author="Administrator" w:date="2016-06-08T14:40:07Z">
        <w:r>
          <w:rPr>
            <w:rFonts w:hint="eastAsia"/>
            <w:lang w:val="en-US" w:eastAsia="zh-CN"/>
          </w:rPr>
          <w:t xml:space="preserve"> </w:t>
        </w:r>
      </w:ins>
      <w:ins w:id="5" w:author="Administrator" w:date="2016-06-08T14:40:08Z">
        <w:r>
          <w:rPr>
            <w:rFonts w:hint="eastAsia"/>
            <w:lang w:val="en-US" w:eastAsia="zh-CN"/>
          </w:rPr>
          <w:t xml:space="preserve"> </w:t>
        </w:r>
      </w:ins>
      <w:ins w:id="6" w:author="Administrator" w:date="2016-06-08T14:40:09Z">
        <w:r>
          <w:rPr>
            <w:rFonts w:hint="eastAsia"/>
            <w:lang w:val="en-US" w:eastAsia="zh-CN"/>
          </w:rPr>
          <w:t xml:space="preserve"> </w:t>
        </w:r>
      </w:ins>
      <w:ins w:id="7" w:author="Administrator" w:date="2016-06-08T14:40:10Z">
        <w:r>
          <w:rPr>
            <w:rFonts w:hint="eastAsia"/>
            <w:lang w:val="en-US" w:eastAsia="zh-CN"/>
          </w:rPr>
          <w:t xml:space="preserve">     </w:t>
        </w:r>
      </w:ins>
      <w:ins w:id="8" w:author="Administrator" w:date="2016-06-08T14:40:11Z">
        <w:r>
          <w:rPr>
            <w:rFonts w:hint="eastAsia"/>
            <w:lang w:val="en-US" w:eastAsia="zh-CN"/>
          </w:rPr>
          <w:t xml:space="preserve">                             </w:t>
        </w:r>
      </w:ins>
      <w:ins w:id="9" w:author="Administrator" w:date="2016-06-08T14:40:12Z">
        <w:r>
          <w:rPr>
            <w:rFonts w:hint="eastAsia"/>
            <w:lang w:val="en-US" w:eastAsia="zh-CN"/>
          </w:rPr>
          <w:t xml:space="preserve">             </w:t>
        </w:r>
      </w:ins>
      <w:ins w:id="10" w:author="Administrator" w:date="2016-06-08T14:40:13Z">
        <w:r>
          <w:rPr>
            <w:rFonts w:hint="eastAsia"/>
            <w:lang w:val="en-US" w:eastAsia="zh-CN"/>
          </w:rPr>
          <w:t xml:space="preserve"> </w:t>
        </w:r>
      </w:ins>
      <w:ins w:id="11" w:author="Administrator" w:date="2016-06-08T14:40:14Z">
        <w:r>
          <w:rPr>
            <w:rFonts w:hint="eastAsia"/>
            <w:lang w:val="en-US" w:eastAsia="zh-CN"/>
          </w:rPr>
          <w:t xml:space="preserve">  </w:t>
        </w:r>
      </w:ins>
      <w:ins w:id="12" w:author="Administrator" w:date="2016-06-08T14:40:16Z">
        <w:r>
          <w:rPr>
            <w:rFonts w:hint="eastAsia"/>
            <w:lang w:val="en-US" w:eastAsia="zh-CN"/>
          </w:rPr>
          <w:t xml:space="preserve">         </w:t>
        </w:r>
      </w:ins>
      <w:ins w:id="13" w:author="Administrator" w:date="2016-06-08T14:40:17Z">
        <w:r>
          <w:rPr>
            <w:rFonts w:hint="eastAsia"/>
            <w:lang w:val="en-US" w:eastAsia="zh-CN"/>
          </w:rPr>
          <w:t xml:space="preserve">                               </w:t>
        </w:r>
      </w:ins>
      <w:ins w:id="14" w:author="Administrator" w:date="2016-06-08T14:40:18Z">
        <w:r>
          <w:rPr>
            <w:rFonts w:hint="eastAsia"/>
            <w:lang w:val="en-US" w:eastAsia="zh-CN"/>
          </w:rPr>
          <w:t xml:space="preserve">                             </w:t>
        </w:r>
      </w:ins>
      <w:ins w:id="15" w:author="Administrator" w:date="2016-06-08T14:40:19Z">
        <w:r>
          <w:rPr>
            <w:rFonts w:hint="eastAsia"/>
            <w:lang w:val="en-US" w:eastAsia="zh-CN"/>
          </w:rPr>
          <w:t xml:space="preserve">                              </w:t>
        </w:r>
      </w:ins>
      <w:ins w:id="16" w:author="Administrator" w:date="2016-06-08T14:40:20Z">
        <w:r>
          <w:rPr>
            <w:rFonts w:hint="eastAsia"/>
            <w:lang w:val="en-US" w:eastAsia="zh-CN"/>
          </w:rPr>
          <w:t xml:space="preserve">                              </w:t>
        </w:r>
      </w:ins>
      <w:ins w:id="17" w:author="Administrator" w:date="2016-06-08T14:40:21Z">
        <w:r>
          <w:rPr>
            <w:rFonts w:hint="eastAsia"/>
            <w:lang w:val="en-US" w:eastAsia="zh-CN"/>
          </w:rPr>
          <w:t xml:space="preserve">                             </w:t>
        </w:r>
      </w:ins>
      <w:ins w:id="18" w:author="Administrator" w:date="2016-06-08T14:40:22Z">
        <w:r>
          <w:rPr>
            <w:rFonts w:hint="eastAsia"/>
            <w:lang w:val="en-US" w:eastAsia="zh-CN"/>
          </w:rPr>
          <w:t xml:space="preserve">                              </w:t>
        </w:r>
      </w:ins>
      <w:ins w:id="19" w:author="Administrator" w:date="2016-06-08T14:40:23Z">
        <w:r>
          <w:rPr>
            <w:rFonts w:hint="eastAsia"/>
            <w:lang w:val="en-US" w:eastAsia="zh-CN"/>
          </w:rPr>
          <w:t xml:space="preserve">         </w:t>
        </w:r>
      </w:ins>
      <w:ins w:id="20" w:author="Administrator" w:date="2016-06-08T14:40:25Z">
        <w:r>
          <w:rPr>
            <w:rFonts w:hint="eastAsia"/>
            <w:lang w:val="en-US" w:eastAsia="zh-CN"/>
          </w:rPr>
          <w:t xml:space="preserve">            </w:t>
        </w:r>
      </w:ins>
      <w:ins w:id="21" w:author="Administrator" w:date="2016-06-08T14:40:26Z">
        <w:r>
          <w:rPr>
            <w:rFonts w:hint="eastAsia"/>
            <w:lang w:val="en-US" w:eastAsia="zh-CN"/>
          </w:rPr>
          <w:t xml:space="preserve">                              </w:t>
        </w:r>
      </w:ins>
      <w:ins w:id="22" w:author="Administrator" w:date="2016-06-08T14:40:27Z">
        <w:r>
          <w:rPr>
            <w:rFonts w:hint="eastAsia"/>
            <w:lang w:val="en-US" w:eastAsia="zh-CN"/>
          </w:rPr>
          <w:t xml:space="preserve">       </w:t>
        </w:r>
      </w:ins>
      <w:ins w:id="23" w:author="Administrator" w:date="2016-06-08T14:40:28Z">
        <w:r>
          <w:rPr>
            <w:rFonts w:hint="eastAsia"/>
            <w:lang w:val="en-US" w:eastAsia="zh-CN"/>
          </w:rPr>
          <w:t xml:space="preserve">                              </w:t>
        </w:r>
      </w:ins>
      <w:ins w:id="24" w:author="Administrator" w:date="2016-06-08T14:40:29Z">
        <w:r>
          <w:rPr>
            <w:rFonts w:hint="eastAsia"/>
            <w:lang w:val="en-US" w:eastAsia="zh-CN"/>
          </w:rPr>
          <w:t xml:space="preserve">                           </w:t>
        </w:r>
      </w:ins>
      <w:ins w:id="25" w:author="Administrator" w:date="2016-06-08T14:40:30Z">
        <w:r>
          <w:rPr>
            <w:rFonts w:hint="eastAsia"/>
            <w:lang w:val="en-US" w:eastAsia="zh-CN"/>
          </w:rPr>
          <w:t xml:space="preserve">                        </w:t>
        </w:r>
      </w:ins>
      <w:ins w:id="26" w:author="Administrator" w:date="2016-06-08T14:40:33Z">
        <w:r>
          <w:rPr>
            <w:rFonts w:hint="eastAsia"/>
            <w:lang w:val="en-US" w:eastAsia="zh-CN"/>
          </w:rPr>
          <w:t xml:space="preserve">  </w:t>
        </w:r>
      </w:ins>
      <w:ins w:id="27" w:author="Administrator" w:date="2016-06-08T14:40:34Z">
        <w:r>
          <w:rPr>
            <w:rFonts w:hint="eastAsia"/>
            <w:lang w:val="en-US" w:eastAsia="zh-CN"/>
          </w:rPr>
          <w:t xml:space="preserve">                 </w:t>
        </w:r>
      </w:ins>
      <w:ins w:id="28" w:author="Administrator" w:date="2016-06-08T14:40:38Z">
        <w:r>
          <w:rPr>
            <w:rFonts w:hint="eastAsia"/>
            <w:lang w:val="en-US" w:eastAsia="zh-CN"/>
          </w:rPr>
          <w:t xml:space="preserve">       </w:t>
        </w:r>
      </w:ins>
      <w:ins w:id="29" w:author="Administrator" w:date="2016-06-08T14:40:39Z">
        <w:r>
          <w:rPr>
            <w:rFonts w:hint="eastAsia"/>
            <w:lang w:val="en-US" w:eastAsia="zh-CN"/>
          </w:rPr>
          <w:t xml:space="preserve">                             </w:t>
        </w:r>
      </w:ins>
      <w:ins w:id="30" w:author="Administrator" w:date="2016-06-08T14:40:40Z">
        <w:r>
          <w:rPr>
            <w:rFonts w:hint="eastAsia"/>
            <w:lang w:val="en-US" w:eastAsia="zh-CN"/>
          </w:rPr>
          <w:t xml:space="preserve">                           </w:t>
        </w:r>
      </w:ins>
      <w:ins w:id="31" w:author="Administrator" w:date="2016-06-08T14:40:41Z">
        <w:r>
          <w:rPr>
            <w:rFonts w:hint="eastAsia"/>
            <w:lang w:val="en-US" w:eastAsia="zh-CN"/>
          </w:rPr>
          <w:t xml:space="preserve">                            </w:t>
        </w:r>
      </w:ins>
      <w:ins w:id="32" w:author="Administrator" w:date="2016-06-08T14:40:42Z">
        <w:r>
          <w:rPr>
            <w:rFonts w:hint="eastAsia"/>
            <w:lang w:val="en-US" w:eastAsia="zh-CN"/>
          </w:rPr>
          <w:t xml:space="preserve">                         </w:t>
        </w:r>
      </w:ins>
      <w:ins w:id="33" w:author="Administrator" w:date="2016-06-08T14:40:43Z">
        <w:r>
          <w:rPr>
            <w:rFonts w:hint="eastAsia"/>
            <w:lang w:val="en-US" w:eastAsia="zh-CN"/>
          </w:rPr>
          <w:t xml:space="preserve">                </w:t>
        </w:r>
      </w:ins>
      <w:ins w:id="34" w:author="Administrator" w:date="2016-06-08T14:40:47Z">
        <w:r>
          <w:rPr>
            <w:rFonts w:hint="eastAsia"/>
            <w:lang w:val="en-US" w:eastAsia="zh-CN"/>
          </w:rPr>
          <w:t xml:space="preserve"> </w:t>
        </w:r>
      </w:ins>
      <w:ins w:id="35" w:author="Administrator" w:date="2016-06-08T14:40:48Z">
        <w:r>
          <w:rPr>
            <w:rFonts w:hint="eastAsia"/>
            <w:lang w:val="en-US" w:eastAsia="zh-CN"/>
          </w:rPr>
          <w:t xml:space="preserve">                          </w:t>
        </w:r>
      </w:ins>
      <w:ins w:id="36" w:author="Administrator" w:date="2016-06-08T14:40:49Z">
        <w:r>
          <w:rPr>
            <w:rFonts w:hint="eastAsia"/>
            <w:lang w:val="en-US" w:eastAsia="zh-CN"/>
          </w:rPr>
          <w:t xml:space="preserve">                            </w:t>
        </w:r>
      </w:ins>
      <w:ins w:id="37" w:author="Administrator" w:date="2016-06-08T14:40:50Z">
        <w:r>
          <w:rPr>
            <w:rFonts w:hint="eastAsia"/>
            <w:lang w:val="en-US" w:eastAsia="zh-CN"/>
          </w:rPr>
          <w:t xml:space="preserve">                          </w:t>
        </w:r>
      </w:ins>
      <w:ins w:id="38" w:author="Administrator" w:date="2016-06-08T14:40:51Z">
        <w:r>
          <w:rPr>
            <w:rFonts w:hint="eastAsia"/>
            <w:lang w:val="en-US" w:eastAsia="zh-CN"/>
          </w:rPr>
          <w:t xml:space="preserve">     </w:t>
        </w:r>
      </w:ins>
      <w:ins w:id="39" w:author="Administrator" w:date="2016-06-08T14:40:52Z">
        <w:r>
          <w:rPr>
            <w:rFonts w:hint="eastAsia"/>
            <w:lang w:val="en-US" w:eastAsia="zh-CN"/>
          </w:rPr>
          <w:t xml:space="preserve">             </w:t>
        </w:r>
      </w:ins>
      <w:ins w:id="40" w:author="Administrator" w:date="2016-06-08T14:40:53Z">
        <w:r>
          <w:rPr>
            <w:rFonts w:hint="eastAsia"/>
            <w:lang w:val="en-US" w:eastAsia="zh-CN"/>
          </w:rPr>
          <w:t xml:space="preserve">  </w:t>
        </w:r>
      </w:ins>
      <w:ins w:id="41" w:author="Administrator" w:date="2016-06-08T14:40:54Z">
        <w:r>
          <w:rPr>
            <w:rFonts w:hint="eastAsia"/>
            <w:lang w:val="en-US" w:eastAsia="zh-CN"/>
          </w:rPr>
          <w:t xml:space="preserve"> </w:t>
        </w:r>
      </w:ins>
      <w:ins w:id="42" w:author="Administrator" w:date="2016-06-08T14:40:55Z">
        <w:r>
          <w:rPr>
            <w:rFonts w:hint="eastAsia"/>
            <w:lang w:val="en-US" w:eastAsia="zh-CN"/>
          </w:rPr>
          <w:t xml:space="preserve"> </w:t>
        </w:r>
      </w:ins>
      <w:ins w:id="43" w:author="Administrator" w:date="2016-06-08T14:40:56Z">
        <w:r>
          <w:rPr>
            <w:rFonts w:hint="eastAsia"/>
            <w:lang w:val="en-US" w:eastAsia="zh-CN"/>
          </w:rPr>
          <w:t xml:space="preserve">                     </w:t>
        </w:r>
      </w:ins>
      <w:ins w:id="44" w:author="Administrator" w:date="2016-06-08T14:40:57Z">
        <w:r>
          <w:rPr>
            <w:rFonts w:hint="eastAsia"/>
            <w:lang w:val="en-US" w:eastAsia="zh-CN"/>
          </w:rPr>
          <w:t xml:space="preserve">                           </w:t>
        </w:r>
      </w:ins>
      <w:ins w:id="45" w:author="Administrator" w:date="2016-06-08T14:40:58Z">
        <w:r>
          <w:rPr>
            <w:rFonts w:hint="eastAsia"/>
            <w:lang w:val="en-US" w:eastAsia="zh-CN"/>
          </w:rPr>
          <w:t xml:space="preserve">                           </w:t>
        </w:r>
      </w:ins>
      <w:ins w:id="46" w:author="Administrator" w:date="2016-06-08T14:40:59Z">
        <w:r>
          <w:rPr>
            <w:rFonts w:hint="eastAsia"/>
            <w:lang w:val="en-US" w:eastAsia="zh-CN"/>
          </w:rPr>
          <w:t xml:space="preserve">       </w:t>
        </w:r>
      </w:ins>
      <w:ins w:id="47" w:author="Administrator" w:date="2016-06-08T14:41:00Z">
        <w:r>
          <w:rPr>
            <w:rFonts w:hint="eastAsia"/>
            <w:lang w:val="en-US" w:eastAsia="zh-CN"/>
          </w:rPr>
          <w:t xml:space="preserve">            </w:t>
        </w:r>
      </w:ins>
      <w:ins w:id="48" w:author="Administrator" w:date="2016-06-08T14:41:04Z">
        <w:r>
          <w:rPr>
            <w:rFonts w:hint="eastAsia"/>
            <w:lang w:val="en-US" w:eastAsia="zh-CN"/>
          </w:rPr>
          <w:t xml:space="preserve"> </w:t>
        </w:r>
      </w:ins>
      <w:ins w:id="49" w:author="Administrator" w:date="2016-06-08T14:41:05Z">
        <w:r>
          <w:rPr>
            <w:rFonts w:hint="eastAsia"/>
            <w:lang w:val="en-US" w:eastAsia="zh-CN"/>
          </w:rPr>
          <w:t xml:space="preserve">                         </w:t>
        </w:r>
      </w:ins>
      <w:ins w:id="50" w:author="Administrator" w:date="2016-06-08T14:41:06Z">
        <w:r>
          <w:rPr>
            <w:rFonts w:hint="eastAsia"/>
            <w:lang w:val="en-US" w:eastAsia="zh-CN"/>
          </w:rPr>
          <w:t xml:space="preserve">                             </w:t>
        </w:r>
      </w:ins>
      <w:ins w:id="51" w:author="Administrator" w:date="2016-06-08T14:41:07Z">
        <w:r>
          <w:rPr>
            <w:rFonts w:hint="eastAsia"/>
            <w:lang w:val="en-US" w:eastAsia="zh-CN"/>
          </w:rPr>
          <w:t xml:space="preserve">                           </w:t>
        </w:r>
      </w:ins>
      <w:ins w:id="52" w:author="Administrator" w:date="2016-06-08T14:41:08Z">
        <w:r>
          <w:rPr>
            <w:rFonts w:hint="eastAsia"/>
            <w:lang w:val="en-US" w:eastAsia="zh-CN"/>
          </w:rPr>
          <w:t xml:space="preserve">                           </w:t>
        </w:r>
      </w:ins>
      <w:ins w:id="53" w:author="Administrator" w:date="2016-06-08T14:41:09Z">
        <w:r>
          <w:rPr>
            <w:rFonts w:hint="eastAsia"/>
            <w:lang w:val="en-US" w:eastAsia="zh-CN"/>
          </w:rPr>
          <w:t xml:space="preserve">       </w:t>
        </w:r>
      </w:ins>
      <w:ins w:id="54" w:author="Administrator" w:date="2016-06-08T14:41:11Z">
        <w:r>
          <w:rPr>
            <w:rFonts w:hint="eastAsia"/>
            <w:lang w:val="en-US" w:eastAsia="zh-CN"/>
          </w:rPr>
          <w:t xml:space="preserve"> </w:t>
        </w:r>
      </w:ins>
    </w:p>
    <w:p>
      <w:pPr>
        <w:rPr>
          <w:sz w:val="21"/>
          <w:szCs w:val="21"/>
        </w:rPr>
      </w:pPr>
      <w:r>
        <w:rPr>
          <w:rFonts w:hint="eastAsia"/>
          <w:sz w:val="21"/>
          <w:szCs w:val="21"/>
        </w:rPr>
        <w:t>请求参数的输入校验途径一般分两种：</w:t>
      </w:r>
    </w:p>
    <w:p>
      <w:pPr>
        <w:numPr>
          <w:ilvl w:val="0"/>
          <w:numId w:val="5"/>
        </w:numPr>
        <w:rPr>
          <w:sz w:val="21"/>
          <w:szCs w:val="21"/>
        </w:rPr>
      </w:pPr>
      <w:r>
        <w:rPr>
          <w:rFonts w:hint="eastAsia"/>
          <w:sz w:val="21"/>
          <w:szCs w:val="21"/>
        </w:rPr>
        <w:t>客户端校验 ：通过JavaScript 完成 （jquery validation插件），目的：过滤正常用户的误操作。</w:t>
      </w:r>
    </w:p>
    <w:p>
      <w:pPr>
        <w:numPr>
          <w:ilvl w:val="0"/>
          <w:numId w:val="5"/>
        </w:numPr>
        <w:rPr>
          <w:sz w:val="21"/>
          <w:szCs w:val="21"/>
        </w:rPr>
      </w:pPr>
      <w:r>
        <w:rPr>
          <w:rFonts w:hint="eastAsia"/>
          <w:sz w:val="21"/>
          <w:szCs w:val="21"/>
        </w:rPr>
        <w:t>服务器校验 ：通过java代码完成 ，目的：整个应用阻止非法数据的</w:t>
      </w:r>
      <w:r>
        <w:rPr>
          <w:rFonts w:hint="eastAsia"/>
          <w:sz w:val="21"/>
          <w:szCs w:val="21"/>
          <w:lang w:val="en-US" w:eastAsia="zh-CN"/>
        </w:rPr>
        <w:t>重要</w:t>
      </w:r>
      <w:r>
        <w:rPr>
          <w:rFonts w:hint="eastAsia"/>
          <w:sz w:val="21"/>
          <w:szCs w:val="21"/>
        </w:rPr>
        <w:t>防线</w:t>
      </w:r>
      <w:r>
        <w:rPr>
          <w:rFonts w:hint="eastAsia"/>
          <w:sz w:val="21"/>
          <w:szCs w:val="21"/>
          <w:lang w:val="en-US" w:eastAsia="zh-CN"/>
        </w:rPr>
        <w:t>/最后防线</w:t>
      </w:r>
    </w:p>
    <w:p>
      <w:pPr>
        <w:rPr>
          <w:sz w:val="21"/>
          <w:szCs w:val="21"/>
        </w:rPr>
      </w:pPr>
    </w:p>
    <w:p>
      <w:pPr>
        <w:rPr>
          <w:rFonts w:hint="eastAsia"/>
          <w:sz w:val="21"/>
          <w:szCs w:val="21"/>
        </w:rPr>
      </w:pPr>
      <w:r>
        <w:rPr>
          <w:rFonts w:hint="eastAsia"/>
          <w:sz w:val="21"/>
          <w:szCs w:val="21"/>
        </w:rPr>
        <w:t>两者校验的特点：客户端校验，更加友好， 用户可以第一时间</w:t>
      </w:r>
      <w:r>
        <w:rPr>
          <w:rFonts w:hint="eastAsia"/>
          <w:sz w:val="21"/>
          <w:szCs w:val="21"/>
          <w:lang w:val="en-US" w:eastAsia="zh-CN"/>
        </w:rPr>
        <w:t>告知</w:t>
      </w:r>
      <w:r>
        <w:rPr>
          <w:rFonts w:hint="eastAsia"/>
          <w:sz w:val="21"/>
          <w:szCs w:val="21"/>
        </w:rPr>
        <w:t xml:space="preserve">数据输入有错误(缺点：安全性差)， </w:t>
      </w:r>
    </w:p>
    <w:p>
      <w:pPr>
        <w:rPr>
          <w:sz w:val="21"/>
          <w:szCs w:val="21"/>
        </w:rPr>
      </w:pPr>
      <w:r>
        <w:rPr>
          <w:rFonts w:hint="eastAsia"/>
          <w:sz w:val="21"/>
          <w:szCs w:val="21"/>
        </w:rPr>
        <w:t>服务器校验 更加安全校验机制 （考虑系统健壮性 ，服务器校验</w:t>
      </w:r>
      <w:r>
        <w:rPr>
          <w:rFonts w:hint="eastAsia"/>
          <w:sz w:val="21"/>
          <w:szCs w:val="21"/>
          <w:lang w:val="en-US" w:eastAsia="zh-CN"/>
        </w:rPr>
        <w:t>建议</w:t>
      </w:r>
      <w:r>
        <w:rPr>
          <w:rFonts w:hint="eastAsia"/>
          <w:sz w:val="21"/>
          <w:szCs w:val="21"/>
        </w:rPr>
        <w:t>要做）</w:t>
      </w:r>
    </w:p>
    <w:p>
      <w:pPr>
        <w:rPr>
          <w:sz w:val="21"/>
          <w:szCs w:val="21"/>
        </w:rPr>
      </w:pPr>
    </w:p>
    <w:p>
      <w:pPr>
        <w:rPr>
          <w:sz w:val="21"/>
          <w:szCs w:val="21"/>
        </w:rPr>
      </w:pPr>
      <w:r>
        <w:rPr>
          <w:rFonts w:hint="eastAsia"/>
          <w:sz w:val="21"/>
          <w:szCs w:val="21"/>
        </w:rPr>
        <w:t>我们这里研究的是：在请求数据封装之后， 在struts2 实现请求数据合法性校验。</w:t>
      </w:r>
    </w:p>
    <w:p>
      <w:pPr>
        <w:rPr>
          <w:sz w:val="21"/>
          <w:szCs w:val="21"/>
        </w:rPr>
      </w:pPr>
      <w:r>
        <w:rPr>
          <w:sz w:val="21"/>
          <w:szCs w:val="21"/>
        </w:rPr>
        <w:t>S</w:t>
      </w:r>
      <w:r>
        <w:rPr>
          <w:rFonts w:hint="eastAsia"/>
          <w:sz w:val="21"/>
          <w:szCs w:val="21"/>
        </w:rPr>
        <w:t xml:space="preserve">truts2支持校验方式 </w:t>
      </w:r>
    </w:p>
    <w:p>
      <w:pPr>
        <w:numPr>
          <w:ilvl w:val="0"/>
          <w:numId w:val="6"/>
        </w:numPr>
        <w:rPr>
          <w:sz w:val="21"/>
          <w:szCs w:val="21"/>
        </w:rPr>
      </w:pPr>
      <w:r>
        <w:rPr>
          <w:rFonts w:hint="eastAsia"/>
          <w:sz w:val="21"/>
          <w:szCs w:val="21"/>
        </w:rPr>
        <w:t>代码中手动数据校验</w:t>
      </w:r>
      <w:r>
        <w:rPr>
          <w:rFonts w:hint="eastAsia"/>
          <w:sz w:val="21"/>
          <w:szCs w:val="21"/>
          <w:lang w:val="en-US" w:eastAsia="zh-CN"/>
        </w:rPr>
        <w:t>(了解)特点：高耦合、硬编码</w:t>
      </w:r>
    </w:p>
    <w:p>
      <w:pPr>
        <w:numPr>
          <w:ilvl w:val="0"/>
          <w:numId w:val="6"/>
        </w:numPr>
        <w:rPr>
          <w:sz w:val="21"/>
          <w:szCs w:val="21"/>
        </w:rPr>
      </w:pPr>
      <w:r>
        <w:rPr>
          <w:sz w:val="21"/>
          <w:szCs w:val="21"/>
          <w:highlight w:val="yellow"/>
        </w:rPr>
        <w:t>X</w:t>
      </w:r>
      <w:r>
        <w:rPr>
          <w:rFonts w:hint="eastAsia"/>
          <w:sz w:val="21"/>
          <w:szCs w:val="21"/>
          <w:highlight w:val="yellow"/>
        </w:rPr>
        <w:t>ml配置规则进行校验</w:t>
      </w:r>
      <w:r>
        <w:rPr>
          <w:rFonts w:hint="eastAsia"/>
          <w:sz w:val="21"/>
          <w:szCs w:val="21"/>
        </w:rPr>
        <w:t xml:space="preserve"> </w:t>
      </w:r>
    </w:p>
    <w:p>
      <w:pPr>
        <w:numPr>
          <w:ilvl w:val="0"/>
          <w:numId w:val="6"/>
        </w:numPr>
        <w:rPr>
          <w:sz w:val="21"/>
          <w:szCs w:val="21"/>
        </w:rPr>
      </w:pPr>
      <w:r>
        <w:rPr>
          <w:rFonts w:hint="eastAsia"/>
          <w:sz w:val="21"/>
          <w:szCs w:val="21"/>
          <w:lang w:val="en-US" w:eastAsia="zh-CN"/>
        </w:rPr>
        <w:t>注解的方式校验(不研究)</w:t>
      </w:r>
    </w:p>
    <w:p>
      <w:pPr>
        <w:rPr>
          <w:sz w:val="21"/>
          <w:szCs w:val="21"/>
        </w:rPr>
      </w:pPr>
    </w:p>
    <w:p>
      <w:pPr>
        <w:pStyle w:val="3"/>
        <w:ind w:left="575" w:leftChars="0" w:hanging="575" w:firstLineChars="0"/>
      </w:pPr>
      <w:r>
        <w:rPr>
          <w:rFonts w:hint="eastAsia"/>
        </w:rPr>
        <w:t>代码中手动校验</w:t>
      </w:r>
      <w:r>
        <w:rPr>
          <w:rFonts w:hint="eastAsia"/>
          <w:lang w:eastAsia="zh-CN"/>
        </w:rPr>
        <w:t>（</w:t>
      </w:r>
      <w:r>
        <w:rPr>
          <w:rFonts w:hint="eastAsia"/>
          <w:lang w:val="en-US" w:eastAsia="zh-CN"/>
        </w:rPr>
        <w:t>了解</w:t>
      </w:r>
      <w:r>
        <w:rPr>
          <w:rFonts w:hint="eastAsia"/>
          <w:lang w:eastAsia="zh-CN"/>
        </w:rPr>
        <w:t>）</w:t>
      </w:r>
    </w:p>
    <w:p>
      <w:pPr>
        <w:rPr>
          <w:rFonts w:hint="eastAsia" w:eastAsiaTheme="minorEastAsia"/>
          <w:sz w:val="21"/>
          <w:szCs w:val="21"/>
          <w:lang w:val="en-US" w:eastAsia="zh-CN"/>
        </w:rPr>
      </w:pPr>
      <w:r>
        <w:rPr>
          <w:rFonts w:hint="eastAsia"/>
          <w:sz w:val="21"/>
          <w:szCs w:val="21"/>
          <w:lang w:val="en-US" w:eastAsia="zh-CN"/>
        </w:rPr>
        <w:t>需求：校验用户名和密码不能为空</w:t>
      </w:r>
    </w:p>
    <w:p>
      <w:pPr>
        <w:rPr>
          <w:sz w:val="21"/>
          <w:szCs w:val="21"/>
        </w:rPr>
      </w:pPr>
      <w:r>
        <w:rPr>
          <w:sz w:val="21"/>
          <w:szCs w:val="21"/>
        </w:rPr>
        <w:t>这种方式是在Action中通过编写代码进行数据校验，由于</w:t>
      </w:r>
      <w:r>
        <w:rPr>
          <w:rFonts w:hint="eastAsia"/>
          <w:sz w:val="21"/>
          <w:szCs w:val="21"/>
        </w:rPr>
        <w:t>需要编写代码，适用于小型项目或者表单数据不多的情况，有代码耦合的问题。</w:t>
      </w:r>
    </w:p>
    <w:p>
      <w:pPr>
        <w:rPr>
          <w:sz w:val="21"/>
          <w:szCs w:val="21"/>
        </w:rPr>
      </w:pPr>
      <w:r>
        <w:rPr>
          <w:rFonts w:hint="eastAsia"/>
          <w:sz w:val="21"/>
          <w:szCs w:val="21"/>
        </w:rPr>
        <w:t>先搭建测试环境：</w:t>
      </w:r>
    </w:p>
    <w:p>
      <w:pPr>
        <w:rPr>
          <w:sz w:val="21"/>
          <w:szCs w:val="21"/>
        </w:rPr>
      </w:pPr>
      <w:r>
        <w:rPr>
          <w:rFonts w:hint="eastAsia"/>
          <w:sz w:val="21"/>
          <w:szCs w:val="21"/>
          <w:highlight w:val="yellow"/>
          <w:lang w:eastAsia="zh-CN"/>
        </w:rPr>
        <w:t>【</w:t>
      </w:r>
      <w:r>
        <w:rPr>
          <w:rFonts w:hint="eastAsia"/>
          <w:sz w:val="21"/>
          <w:szCs w:val="21"/>
          <w:highlight w:val="yellow"/>
          <w:lang w:val="en-US" w:eastAsia="zh-CN"/>
        </w:rPr>
        <w:t>第一步</w:t>
      </w:r>
      <w:r>
        <w:rPr>
          <w:rFonts w:hint="eastAsia"/>
          <w:sz w:val="21"/>
          <w:szCs w:val="21"/>
          <w:highlight w:val="yellow"/>
          <w:lang w:eastAsia="zh-CN"/>
        </w:rPr>
        <w:t>】</w:t>
      </w:r>
      <w:r>
        <w:rPr>
          <w:rFonts w:hint="eastAsia"/>
          <w:sz w:val="21"/>
          <w:szCs w:val="21"/>
          <w:lang w:val="en-US" w:eastAsia="zh-CN"/>
        </w:rPr>
        <w:t>创建struts2_d03_c01项目，在WebContent下面创建a_validation文件夹，然后</w:t>
      </w:r>
      <w:r>
        <w:rPr>
          <w:rFonts w:hint="eastAsia"/>
          <w:sz w:val="21"/>
          <w:szCs w:val="21"/>
        </w:rPr>
        <w:t>编写页面 login.jsp</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595"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BF5F3F"/>
                <w:sz w:val="21"/>
                <w:szCs w:val="21"/>
              </w:rPr>
              <w:t>&lt;%@</w:t>
            </w:r>
            <w:r>
              <w:rPr>
                <w:rFonts w:hint="eastAsia" w:ascii="Consolas" w:hAnsi="Consolas" w:eastAsia="Consolas"/>
                <w:sz w:val="21"/>
                <w:szCs w:val="21"/>
              </w:rPr>
              <w:t xml:space="preserve"> </w:t>
            </w:r>
            <w:r>
              <w:rPr>
                <w:rFonts w:hint="eastAsia" w:ascii="Consolas" w:hAnsi="Consolas" w:eastAsia="Consolas"/>
                <w:color w:val="3F7F7F"/>
                <w:sz w:val="21"/>
                <w:szCs w:val="21"/>
              </w:rPr>
              <w:t>page</w:t>
            </w:r>
            <w:r>
              <w:rPr>
                <w:rFonts w:hint="eastAsia" w:ascii="Consolas" w:hAnsi="Consolas" w:eastAsia="Consolas"/>
                <w:sz w:val="21"/>
                <w:szCs w:val="21"/>
              </w:rPr>
              <w:t xml:space="preserve"> </w:t>
            </w:r>
            <w:r>
              <w:rPr>
                <w:rFonts w:hint="eastAsia" w:ascii="Consolas" w:hAnsi="Consolas" w:eastAsia="Consolas"/>
                <w:color w:val="7F007F"/>
                <w:sz w:val="21"/>
                <w:szCs w:val="21"/>
              </w:rPr>
              <w:t>language</w:t>
            </w:r>
            <w:r>
              <w:rPr>
                <w:rFonts w:hint="eastAsia" w:ascii="Consolas" w:hAnsi="Consolas" w:eastAsia="Consolas"/>
                <w:color w:val="000000"/>
                <w:sz w:val="21"/>
                <w:szCs w:val="21"/>
              </w:rPr>
              <w:t>=</w:t>
            </w:r>
            <w:r>
              <w:rPr>
                <w:rFonts w:hint="eastAsia" w:ascii="Consolas" w:hAnsi="Consolas" w:eastAsia="Consolas"/>
                <w:i/>
                <w:color w:val="2A00FF"/>
                <w:sz w:val="21"/>
                <w:szCs w:val="21"/>
              </w:rPr>
              <w:t>"java"</w:t>
            </w:r>
            <w:r>
              <w:rPr>
                <w:rFonts w:hint="eastAsia" w:ascii="Consolas" w:hAnsi="Consolas" w:eastAsia="Consolas"/>
                <w:sz w:val="21"/>
                <w:szCs w:val="21"/>
              </w:rPr>
              <w:t xml:space="preserve"> </w:t>
            </w:r>
            <w:r>
              <w:rPr>
                <w:rFonts w:hint="eastAsia" w:ascii="Consolas" w:hAnsi="Consolas" w:eastAsia="Consolas"/>
                <w:color w:val="7F007F"/>
                <w:sz w:val="21"/>
                <w:szCs w:val="21"/>
              </w:rPr>
              <w:t>import</w:t>
            </w:r>
            <w:r>
              <w:rPr>
                <w:rFonts w:hint="eastAsia" w:ascii="Consolas" w:hAnsi="Consolas" w:eastAsia="Consolas"/>
                <w:color w:val="000000"/>
                <w:sz w:val="21"/>
                <w:szCs w:val="21"/>
              </w:rPr>
              <w:t>=</w:t>
            </w:r>
            <w:r>
              <w:rPr>
                <w:rFonts w:hint="eastAsia" w:ascii="Consolas" w:hAnsi="Consolas" w:eastAsia="Consolas"/>
                <w:i/>
                <w:color w:val="2A00FF"/>
                <w:sz w:val="21"/>
                <w:szCs w:val="21"/>
              </w:rPr>
              <w:t>"java.util.*"</w:t>
            </w:r>
            <w:r>
              <w:rPr>
                <w:rFonts w:hint="eastAsia" w:ascii="Consolas" w:hAnsi="Consolas" w:eastAsia="Consolas"/>
                <w:sz w:val="21"/>
                <w:szCs w:val="21"/>
              </w:rPr>
              <w:t xml:space="preserve"> </w:t>
            </w:r>
            <w:r>
              <w:rPr>
                <w:rFonts w:hint="eastAsia" w:ascii="Consolas" w:hAnsi="Consolas" w:eastAsia="Consolas"/>
                <w:color w:val="7F007F"/>
                <w:sz w:val="21"/>
                <w:szCs w:val="21"/>
              </w:rPr>
              <w:t>pageEncoding</w:t>
            </w:r>
            <w:r>
              <w:rPr>
                <w:rFonts w:hint="eastAsia" w:ascii="Consolas" w:hAnsi="Consolas" w:eastAsia="Consolas"/>
                <w:color w:val="000000"/>
                <w:sz w:val="21"/>
                <w:szCs w:val="21"/>
              </w:rPr>
              <w:t>=</w:t>
            </w:r>
            <w:r>
              <w:rPr>
                <w:rFonts w:hint="eastAsia" w:ascii="Consolas" w:hAnsi="Consolas" w:eastAsia="Consolas"/>
                <w:i/>
                <w:color w:val="2A00FF"/>
                <w:sz w:val="21"/>
                <w:szCs w:val="21"/>
              </w:rPr>
              <w:t>"UTF-8"</w:t>
            </w:r>
            <w:r>
              <w:rPr>
                <w:rFonts w:hint="eastAsia" w:ascii="Consolas" w:hAnsi="Consolas" w:eastAsia="Consolas"/>
                <w:color w:val="BF5F3F"/>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BF5F3F"/>
                <w:sz w:val="21"/>
                <w:szCs w:val="21"/>
              </w:rPr>
              <w:t>&lt;%@</w:t>
            </w:r>
            <w:r>
              <w:rPr>
                <w:rFonts w:hint="eastAsia" w:ascii="Consolas" w:hAnsi="Consolas" w:eastAsia="Consolas"/>
                <w:color w:val="3F7F7F"/>
                <w:sz w:val="21"/>
                <w:szCs w:val="21"/>
              </w:rPr>
              <w:t>taglib</w:t>
            </w:r>
            <w:r>
              <w:rPr>
                <w:rFonts w:hint="eastAsia" w:ascii="Consolas" w:hAnsi="Consolas" w:eastAsia="Consolas"/>
                <w:sz w:val="21"/>
                <w:szCs w:val="21"/>
              </w:rPr>
              <w:t xml:space="preserve"> </w:t>
            </w:r>
            <w:r>
              <w:rPr>
                <w:rFonts w:hint="eastAsia" w:ascii="Consolas" w:hAnsi="Consolas" w:eastAsia="Consolas"/>
                <w:color w:val="7F007F"/>
                <w:sz w:val="21"/>
                <w:szCs w:val="21"/>
              </w:rPr>
              <w:t>uri</w:t>
            </w:r>
            <w:r>
              <w:rPr>
                <w:rFonts w:hint="eastAsia" w:ascii="Consolas" w:hAnsi="Consolas" w:eastAsia="Consolas"/>
                <w:color w:val="000000"/>
                <w:sz w:val="21"/>
                <w:szCs w:val="21"/>
              </w:rPr>
              <w:t>=</w:t>
            </w:r>
            <w:r>
              <w:rPr>
                <w:rFonts w:hint="eastAsia" w:ascii="Consolas" w:hAnsi="Consolas" w:eastAsia="Consolas"/>
                <w:i/>
                <w:color w:val="2A00FF"/>
                <w:sz w:val="21"/>
                <w:szCs w:val="21"/>
              </w:rPr>
              <w:t>"/struts-tags"</w:t>
            </w:r>
            <w:r>
              <w:rPr>
                <w:rFonts w:hint="eastAsia" w:ascii="Consolas" w:hAnsi="Consolas" w:eastAsia="Consolas"/>
                <w:sz w:val="21"/>
                <w:szCs w:val="21"/>
              </w:rPr>
              <w:t xml:space="preserve"> </w:t>
            </w:r>
            <w:r>
              <w:rPr>
                <w:rFonts w:hint="eastAsia" w:ascii="Consolas" w:hAnsi="Consolas" w:eastAsia="Consolas"/>
                <w:color w:val="7F007F"/>
                <w:sz w:val="21"/>
                <w:szCs w:val="21"/>
              </w:rPr>
              <w:t>prefix</w:t>
            </w:r>
            <w:r>
              <w:rPr>
                <w:rFonts w:hint="eastAsia" w:ascii="Consolas" w:hAnsi="Consolas" w:eastAsia="Consolas"/>
                <w:color w:val="000000"/>
                <w:sz w:val="21"/>
                <w:szCs w:val="21"/>
              </w:rPr>
              <w:t>=</w:t>
            </w:r>
            <w:r>
              <w:rPr>
                <w:rFonts w:hint="eastAsia" w:ascii="Consolas" w:hAnsi="Consolas" w:eastAsia="Consolas"/>
                <w:i/>
                <w:color w:val="2A00FF"/>
                <w:sz w:val="21"/>
                <w:szCs w:val="21"/>
              </w:rPr>
              <w:t xml:space="preserve">"s" </w:t>
            </w:r>
            <w:r>
              <w:rPr>
                <w:rFonts w:hint="eastAsia" w:ascii="Consolas" w:hAnsi="Consolas" w:eastAsia="Consolas"/>
                <w:color w:val="BF5F3F"/>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DOCTYPE</w:t>
            </w:r>
            <w:r>
              <w:rPr>
                <w:rFonts w:hint="eastAsia" w:ascii="Consolas" w:hAnsi="Consolas" w:eastAsia="Consolas"/>
                <w:sz w:val="21"/>
                <w:szCs w:val="21"/>
              </w:rPr>
              <w:t xml:space="preserve"> </w:t>
            </w:r>
            <w:r>
              <w:rPr>
                <w:rFonts w:hint="eastAsia" w:ascii="Consolas" w:hAnsi="Consolas" w:eastAsia="Consolas"/>
                <w:color w:val="008080"/>
                <w:sz w:val="21"/>
                <w:szCs w:val="21"/>
              </w:rPr>
              <w:t>HTML</w:t>
            </w:r>
            <w:r>
              <w:rPr>
                <w:rFonts w:hint="eastAsia" w:ascii="Consolas" w:hAnsi="Consolas" w:eastAsia="Consolas"/>
                <w:sz w:val="21"/>
                <w:szCs w:val="21"/>
              </w:rPr>
              <w:t xml:space="preserve"> </w:t>
            </w:r>
            <w:r>
              <w:rPr>
                <w:rFonts w:hint="eastAsia" w:ascii="Consolas" w:hAnsi="Consolas" w:eastAsia="Consolas"/>
                <w:color w:val="808080"/>
                <w:sz w:val="21"/>
                <w:szCs w:val="21"/>
              </w:rPr>
              <w:t>PUBLIC</w:t>
            </w:r>
            <w:r>
              <w:rPr>
                <w:rFonts w:hint="eastAsia" w:ascii="Consolas" w:hAnsi="Consolas" w:eastAsia="Consolas"/>
                <w:sz w:val="21"/>
                <w:szCs w:val="21"/>
              </w:rPr>
              <w:t xml:space="preserve"> </w:t>
            </w:r>
            <w:r>
              <w:rPr>
                <w:rFonts w:hint="eastAsia" w:ascii="Consolas" w:hAnsi="Consolas" w:eastAsia="Consolas"/>
                <w:color w:val="008080"/>
                <w:sz w:val="21"/>
                <w:szCs w:val="21"/>
              </w:rPr>
              <w:t>"-//W3C//DTD HTML 4.01 Transitional//EN"&gt;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html</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head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title</w:t>
            </w:r>
            <w:r>
              <w:rPr>
                <w:rFonts w:hint="eastAsia" w:ascii="Consolas" w:hAnsi="Consolas" w:eastAsia="Consolas"/>
                <w:color w:val="008080"/>
                <w:sz w:val="21"/>
                <w:szCs w:val="21"/>
              </w:rPr>
              <w:t>&gt;</w:t>
            </w:r>
            <w:r>
              <w:rPr>
                <w:rFonts w:hint="eastAsia" w:ascii="Consolas" w:hAnsi="Consolas" w:eastAsia="Consolas"/>
                <w:color w:val="000000"/>
                <w:sz w:val="21"/>
                <w:szCs w:val="21"/>
              </w:rPr>
              <w:t>My JSP 'login.jsp' starting page</w:t>
            </w:r>
            <w:r>
              <w:rPr>
                <w:rFonts w:hint="eastAsia" w:ascii="Consolas" w:hAnsi="Consolas" w:eastAsia="Consolas"/>
                <w:color w:val="008080"/>
                <w:sz w:val="21"/>
                <w:szCs w:val="21"/>
              </w:rPr>
              <w:t>&lt;/</w:t>
            </w:r>
            <w:r>
              <w:rPr>
                <w:rFonts w:hint="eastAsia" w:ascii="Consolas" w:hAnsi="Consolas" w:eastAsia="Consolas"/>
                <w:color w:val="3F7F7F"/>
                <w:sz w:val="21"/>
                <w:szCs w:val="21"/>
              </w:rPr>
              <w:t>title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head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body</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h3</w:t>
            </w:r>
            <w:r>
              <w:rPr>
                <w:rFonts w:hint="eastAsia" w:ascii="Consolas" w:hAnsi="Consolas" w:eastAsia="Consolas"/>
                <w:color w:val="008080"/>
                <w:sz w:val="21"/>
                <w:szCs w:val="21"/>
              </w:rPr>
              <w:t>&gt;</w:t>
            </w:r>
            <w:r>
              <w:rPr>
                <w:rFonts w:hint="eastAsia" w:ascii="Consolas" w:hAnsi="Consolas" w:eastAsia="Consolas"/>
                <w:color w:val="000000"/>
                <w:sz w:val="21"/>
                <w:szCs w:val="21"/>
              </w:rPr>
              <w:t>登录：请求数据校验--代码手动校验</w:t>
            </w:r>
            <w:r>
              <w:rPr>
                <w:rFonts w:hint="eastAsia" w:ascii="Consolas" w:hAnsi="Consolas" w:eastAsia="Consolas"/>
                <w:color w:val="008080"/>
                <w:sz w:val="21"/>
                <w:szCs w:val="21"/>
              </w:rPr>
              <w:t>&lt;/</w:t>
            </w:r>
            <w:r>
              <w:rPr>
                <w:rFonts w:hint="eastAsia" w:ascii="Consolas" w:hAnsi="Consolas" w:eastAsia="Consolas"/>
                <w:color w:val="3F7F7F"/>
                <w:sz w:val="21"/>
                <w:szCs w:val="21"/>
              </w:rPr>
              <w:t>h3</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s:fielderror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form</w:t>
            </w:r>
            <w:r>
              <w:rPr>
                <w:rFonts w:hint="eastAsia" w:ascii="Consolas" w:hAnsi="Consolas" w:eastAsia="Consolas"/>
                <w:sz w:val="21"/>
                <w:szCs w:val="21"/>
              </w:rPr>
              <w:t xml:space="preserve"> </w:t>
            </w:r>
            <w:r>
              <w:rPr>
                <w:rFonts w:hint="eastAsia" w:ascii="Consolas" w:hAnsi="Consolas" w:eastAsia="Consolas"/>
                <w:color w:val="7F007F"/>
                <w:sz w:val="21"/>
                <w:szCs w:val="21"/>
              </w:rPr>
              <w:t>action</w:t>
            </w:r>
            <w:r>
              <w:rPr>
                <w:rFonts w:hint="eastAsia" w:ascii="Consolas" w:hAnsi="Consolas" w:eastAsia="Consolas"/>
                <w:color w:val="000000"/>
                <w:sz w:val="21"/>
                <w:szCs w:val="21"/>
              </w:rPr>
              <w:t>=</w:t>
            </w:r>
            <w:r>
              <w:rPr>
                <w:rFonts w:hint="eastAsia" w:ascii="Consolas" w:hAnsi="Consolas" w:eastAsia="Consolas"/>
                <w:i/>
                <w:color w:val="2A00FF"/>
                <w:sz w:val="21"/>
                <w:szCs w:val="21"/>
              </w:rPr>
              <w:t>"${pageContext.request.contextPath }/</w:t>
            </w:r>
            <w:r>
              <w:rPr>
                <w:rFonts w:hint="eastAsia" w:ascii="Consolas" w:hAnsi="Consolas" w:eastAsia="宋体"/>
                <w:i/>
                <w:color w:val="2A00FF"/>
                <w:sz w:val="21"/>
                <w:szCs w:val="21"/>
                <w:lang w:val="en-US" w:eastAsia="zh-CN"/>
              </w:rPr>
              <w:t>user_</w:t>
            </w:r>
            <w:r>
              <w:rPr>
                <w:rFonts w:hint="eastAsia" w:ascii="Consolas" w:hAnsi="Consolas" w:eastAsia="Consolas"/>
                <w:i/>
                <w:color w:val="2A00FF"/>
                <w:sz w:val="21"/>
                <w:szCs w:val="21"/>
              </w:rPr>
              <w:t>login.action"</w:t>
            </w:r>
            <w:r>
              <w:rPr>
                <w:rFonts w:hint="eastAsia" w:ascii="Consolas" w:hAnsi="Consolas" w:eastAsia="Consolas"/>
                <w:sz w:val="21"/>
                <w:szCs w:val="21"/>
              </w:rPr>
              <w:t xml:space="preserve"> </w:t>
            </w:r>
            <w:r>
              <w:rPr>
                <w:rFonts w:hint="eastAsia" w:ascii="Consolas" w:hAnsi="Consolas" w:eastAsia="Consolas"/>
                <w:color w:val="7F007F"/>
                <w:sz w:val="21"/>
                <w:szCs w:val="21"/>
              </w:rPr>
              <w:t>method</w:t>
            </w:r>
            <w:r>
              <w:rPr>
                <w:rFonts w:hint="eastAsia" w:ascii="Consolas" w:hAnsi="Consolas" w:eastAsia="Consolas"/>
                <w:color w:val="000000"/>
                <w:sz w:val="21"/>
                <w:szCs w:val="21"/>
              </w:rPr>
              <w:t>=</w:t>
            </w:r>
            <w:r>
              <w:rPr>
                <w:rFonts w:hint="eastAsia" w:ascii="Consolas" w:hAnsi="Consolas" w:eastAsia="Consolas"/>
                <w:i/>
                <w:color w:val="2A00FF"/>
                <w:sz w:val="21"/>
                <w:szCs w:val="21"/>
              </w:rPr>
              <w:t>"post"</w:t>
            </w:r>
            <w:r>
              <w:rPr>
                <w:rFonts w:hint="eastAsia" w:ascii="Consolas" w:hAnsi="Consolas" w:eastAsia="Consolas"/>
                <w:color w:val="008080"/>
                <w:sz w:val="21"/>
                <w:szCs w:val="21"/>
              </w:rPr>
              <w:t>&gt;</w:t>
            </w:r>
          </w:p>
          <w:p>
            <w:pPr>
              <w:spacing w:beforeLines="0" w:afterLines="0"/>
              <w:jc w:val="left"/>
              <w:rPr>
                <w:rFonts w:hint="eastAsia" w:ascii="Consolas" w:hAnsi="Consolas" w:eastAsia="Consolas"/>
                <w:color w:val="008080"/>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用户名：</w:t>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"text"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"username"</w:t>
            </w:r>
            <w:r>
              <w:rPr>
                <w:rFonts w:hint="eastAsia" w:ascii="Consolas" w:hAnsi="Consolas" w:eastAsia="Consolas"/>
                <w:color w:val="008080"/>
                <w:sz w:val="21"/>
                <w:szCs w:val="21"/>
              </w:rPr>
              <w:t>/&gt;&lt;</w:t>
            </w:r>
            <w:r>
              <w:rPr>
                <w:rFonts w:hint="eastAsia" w:ascii="Consolas" w:hAnsi="Consolas" w:eastAsia="Consolas"/>
                <w:color w:val="3F7F7F"/>
                <w:sz w:val="21"/>
                <w:szCs w:val="21"/>
              </w:rPr>
              <w:t>br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密    码：</w:t>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"password"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"pwd"</w:t>
            </w:r>
            <w:r>
              <w:rPr>
                <w:rFonts w:hint="eastAsia" w:ascii="Consolas" w:hAnsi="Consolas" w:eastAsia="Consolas"/>
                <w:color w:val="008080"/>
                <w:sz w:val="21"/>
                <w:szCs w:val="21"/>
              </w:rPr>
              <w:t>/&gt;&lt;</w:t>
            </w:r>
            <w:r>
              <w:rPr>
                <w:rFonts w:hint="eastAsia" w:ascii="Consolas" w:hAnsi="Consolas" w:eastAsia="Consolas"/>
                <w:color w:val="3F7F7F"/>
                <w:sz w:val="21"/>
                <w:szCs w:val="21"/>
              </w:rPr>
              <w:t>br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"submit"</w:t>
            </w:r>
            <w:r>
              <w:rPr>
                <w:rFonts w:hint="eastAsia" w:ascii="Consolas" w:hAnsi="Consolas" w:eastAsia="Consolas"/>
                <w:sz w:val="21"/>
                <w:szCs w:val="21"/>
              </w:rPr>
              <w:t xml:space="preserve"> </w:t>
            </w:r>
            <w:r>
              <w:rPr>
                <w:rFonts w:hint="eastAsia" w:ascii="Consolas" w:hAnsi="Consolas" w:eastAsia="Consolas"/>
                <w:color w:val="7F007F"/>
                <w:sz w:val="21"/>
                <w:szCs w:val="21"/>
              </w:rPr>
              <w:t>value</w:t>
            </w:r>
            <w:r>
              <w:rPr>
                <w:rFonts w:hint="eastAsia" w:ascii="Consolas" w:hAnsi="Consolas" w:eastAsia="Consolas"/>
                <w:color w:val="000000"/>
                <w:sz w:val="21"/>
                <w:szCs w:val="21"/>
              </w:rPr>
              <w:t>=</w:t>
            </w:r>
            <w:r>
              <w:rPr>
                <w:rFonts w:hint="eastAsia" w:ascii="Consolas" w:hAnsi="Consolas" w:eastAsia="Consolas"/>
                <w:i/>
                <w:color w:val="2A00FF"/>
                <w:sz w:val="21"/>
                <w:szCs w:val="21"/>
              </w:rPr>
              <w:t>"登录"</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form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body</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html</w:t>
            </w:r>
            <w:r>
              <w:rPr>
                <w:rFonts w:hint="eastAsia" w:ascii="Consolas" w:hAnsi="Consolas" w:eastAsia="Consolas"/>
                <w:color w:val="008080"/>
                <w:sz w:val="21"/>
                <w:szCs w:val="21"/>
              </w:rPr>
              <w:t>&gt;</w:t>
            </w:r>
          </w:p>
          <w:p>
            <w:pPr>
              <w:rPr>
                <w:sz w:val="21"/>
                <w:szCs w:val="21"/>
              </w:rPr>
            </w:pPr>
          </w:p>
        </w:tc>
      </w:tr>
    </w:tbl>
    <w:p>
      <w:pPr>
        <w:rPr>
          <w:sz w:val="21"/>
          <w:szCs w:val="21"/>
        </w:rPr>
      </w:pPr>
    </w:p>
    <w:p>
      <w:pPr>
        <w:rPr>
          <w:ins w:id="55" w:author="Administrator" w:date="2016-06-08T14:47:36Z"/>
          <w:rFonts w:hint="eastAsia"/>
          <w:sz w:val="21"/>
          <w:szCs w:val="21"/>
          <w:lang w:val="en-US" w:eastAsia="zh-CN"/>
        </w:rPr>
      </w:pPr>
      <w:r>
        <w:rPr>
          <w:rFonts w:hint="eastAsia"/>
          <w:sz w:val="21"/>
          <w:szCs w:val="21"/>
          <w:highlight w:val="yellow"/>
          <w:lang w:val="en-US" w:eastAsia="zh-CN"/>
        </w:rPr>
        <w:t>【第二步】</w:t>
      </w:r>
      <w:r>
        <w:rPr>
          <w:rFonts w:hint="eastAsia"/>
          <w:sz w:val="21"/>
          <w:szCs w:val="21"/>
          <w:lang w:val="en-US" w:eastAsia="zh-CN"/>
        </w:rPr>
        <w:t>：新建com.igeek</w:t>
      </w:r>
      <w:r>
        <w:rPr>
          <w:rFonts w:hint="eastAsia" w:ascii="Consolas" w:hAnsi="Consolas" w:eastAsia="宋体"/>
          <w:color w:val="000000"/>
          <w:sz w:val="21"/>
          <w:szCs w:val="21"/>
          <w:lang w:eastAsia="zh-CN"/>
        </w:rPr>
        <w:t>_</w:t>
      </w:r>
      <w:r>
        <w:rPr>
          <w:rFonts w:hint="eastAsia" w:ascii="Consolas" w:hAnsi="Consolas" w:eastAsia="宋体"/>
          <w:color w:val="000000"/>
          <w:sz w:val="21"/>
          <w:szCs w:val="21"/>
          <w:lang w:val="en-US" w:eastAsia="zh-CN"/>
        </w:rPr>
        <w:t>01_</w:t>
      </w:r>
      <w:r>
        <w:rPr>
          <w:rFonts w:hint="eastAsia" w:ascii="Consolas" w:hAnsi="Consolas" w:eastAsia="宋体"/>
          <w:color w:val="000000"/>
          <w:sz w:val="21"/>
          <w:szCs w:val="21"/>
          <w:lang w:eastAsia="zh-CN"/>
        </w:rPr>
        <w:t>validation</w:t>
      </w:r>
      <w:r>
        <w:rPr>
          <w:rFonts w:hint="eastAsia" w:ascii="Consolas" w:hAnsi="Consolas" w:eastAsia="Consolas"/>
          <w:color w:val="000000"/>
          <w:sz w:val="21"/>
          <w:szCs w:val="21"/>
        </w:rPr>
        <w:t>;</w:t>
      </w:r>
      <w:r>
        <w:rPr>
          <w:rFonts w:hint="eastAsia"/>
          <w:sz w:val="21"/>
          <w:szCs w:val="21"/>
          <w:lang w:val="en-US" w:eastAsia="zh-CN"/>
        </w:rPr>
        <w:t>包，</w:t>
      </w:r>
      <w:r>
        <w:rPr>
          <w:rFonts w:hint="eastAsia"/>
          <w:sz w:val="21"/>
          <w:szCs w:val="21"/>
        </w:rPr>
        <w:t>编写</w:t>
      </w:r>
      <w:r>
        <w:rPr>
          <w:rFonts w:hint="eastAsia"/>
          <w:sz w:val="21"/>
          <w:szCs w:val="21"/>
          <w:lang w:val="en-US" w:eastAsia="zh-CN"/>
        </w:rPr>
        <w:t>Login</w:t>
      </w:r>
      <w:r>
        <w:rPr>
          <w:rFonts w:hint="eastAsia"/>
          <w:sz w:val="21"/>
          <w:szCs w:val="21"/>
        </w:rPr>
        <w:t>Action</w:t>
      </w:r>
      <w:r>
        <w:rPr>
          <w:rFonts w:hint="eastAsia"/>
          <w:sz w:val="21"/>
          <w:szCs w:val="21"/>
          <w:lang w:val="en-US" w:eastAsia="zh-CN"/>
        </w:rPr>
        <w:t>类</w:t>
      </w:r>
    </w:p>
    <w:p>
      <w:pPr>
        <w:rPr>
          <w:rFonts w:hint="eastAsia"/>
          <w:sz w:val="21"/>
          <w:szCs w:val="21"/>
          <w:lang w:val="en-US" w:eastAsia="zh-CN"/>
        </w:rPr>
      </w:pPr>
      <w:r>
        <w:rPr>
          <w:rFonts w:hint="eastAsia"/>
          <w:sz w:val="21"/>
          <w:szCs w:val="21"/>
          <w:lang w:val="en-US" w:eastAsia="zh-CN"/>
        </w:rPr>
        <w:t>其中ActionSupport类已经实现了Validateable接口，所以可以使用validate方法进行校验。</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0"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package</w:t>
            </w:r>
            <w:r>
              <w:rPr>
                <w:rFonts w:hint="eastAsia" w:ascii="Consolas" w:hAnsi="Consolas" w:eastAsia="Consolas"/>
                <w:color w:val="000000"/>
                <w:sz w:val="21"/>
                <w:szCs w:val="21"/>
              </w:rPr>
              <w:t xml:space="preserve"> </w:t>
            </w:r>
            <w:r>
              <w:rPr>
                <w:rFonts w:hint="eastAsia"/>
                <w:sz w:val="21"/>
                <w:szCs w:val="21"/>
                <w:lang w:val="en-US" w:eastAsia="zh-CN"/>
              </w:rPr>
              <w:t>com.igeek</w:t>
            </w:r>
            <w:r>
              <w:rPr>
                <w:rFonts w:hint="eastAsia" w:ascii="Consolas" w:hAnsi="Consolas" w:eastAsia="宋体"/>
                <w:color w:val="000000"/>
                <w:sz w:val="21"/>
                <w:szCs w:val="21"/>
                <w:lang w:eastAsia="zh-CN"/>
              </w:rPr>
              <w:t>_</w:t>
            </w:r>
            <w:r>
              <w:rPr>
                <w:rFonts w:hint="eastAsia" w:ascii="Consolas" w:hAnsi="Consolas" w:eastAsia="宋体"/>
                <w:color w:val="000000"/>
                <w:sz w:val="21"/>
                <w:szCs w:val="21"/>
                <w:lang w:val="en-US" w:eastAsia="zh-CN"/>
              </w:rPr>
              <w:t>01_</w:t>
            </w:r>
            <w:r>
              <w:rPr>
                <w:rFonts w:hint="eastAsia" w:ascii="Consolas" w:hAnsi="Consolas" w:eastAsia="宋体"/>
                <w:color w:val="000000"/>
                <w:sz w:val="21"/>
                <w:szCs w:val="21"/>
                <w:lang w:eastAsia="zh-CN"/>
              </w:rPr>
              <w:t>validation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import</w:t>
            </w:r>
            <w:r>
              <w:rPr>
                <w:rFonts w:hint="eastAsia" w:ascii="Consolas" w:hAnsi="Consolas" w:eastAsia="Consolas"/>
                <w:color w:val="000000"/>
                <w:sz w:val="21"/>
                <w:szCs w:val="21"/>
              </w:rPr>
              <w:t xml:space="preserve"> org.apache.commons.lang3.StringUtils;</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import</w:t>
            </w:r>
            <w:r>
              <w:rPr>
                <w:rFonts w:hint="eastAsia" w:ascii="Consolas" w:hAnsi="Consolas" w:eastAsia="Consolas"/>
                <w:color w:val="000000"/>
                <w:sz w:val="21"/>
                <w:szCs w:val="21"/>
              </w:rPr>
              <w:t xml:space="preserve"> com.opensymphony.xwork2.ActionSupport;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w:t>
            </w:r>
            <w:r>
              <w:rPr>
                <w:rFonts w:hint="eastAsia" w:ascii="Consolas" w:hAnsi="Consolas" w:eastAsia="Consolas"/>
                <w:color w:val="000000"/>
                <w:sz w:val="21"/>
                <w:szCs w:val="21"/>
                <w:u w:val="single"/>
              </w:rPr>
              <w:t>LoginAction</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extends</w:t>
            </w:r>
            <w:r>
              <w:rPr>
                <w:rFonts w:hint="eastAsia" w:ascii="Consolas" w:hAnsi="Consolas" w:eastAsia="Consolas"/>
                <w:color w:val="000000"/>
                <w:sz w:val="21"/>
                <w:szCs w:val="21"/>
              </w:rPr>
              <w:t xml:space="preserve"> ActionSupport{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username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@Override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w:t>
            </w:r>
            <w:r>
              <w:rPr>
                <w:rFonts w:hint="eastAsia" w:ascii="Consolas" w:hAnsi="Consolas" w:eastAsia="宋体"/>
                <w:color w:val="000000"/>
                <w:sz w:val="21"/>
                <w:szCs w:val="21"/>
                <w:lang w:val="en-US" w:eastAsia="zh-CN"/>
              </w:rPr>
              <w:t>login</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throws</w:t>
            </w:r>
            <w:r>
              <w:rPr>
                <w:rFonts w:hint="eastAsia" w:ascii="Consolas" w:hAnsi="Consolas" w:eastAsia="Consolas"/>
                <w:color w:val="000000"/>
                <w:sz w:val="21"/>
                <w:szCs w:val="21"/>
              </w:rPr>
              <w:t xml:space="preserve"> Exception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"LoginAction执行了...."</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.println(toString());</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宋体"/>
                <w:b w:val="0"/>
                <w:bCs/>
                <w:color w:val="0000FF"/>
                <w:sz w:val="21"/>
                <w:szCs w:val="21"/>
                <w:lang w:val="en-US" w:eastAsia="zh-CN"/>
              </w:rPr>
              <w:t>NOEN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color w:val="3F7F5F"/>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//需求：对username和pwd进行验证</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//需要继承ActionSupport才有验证功能</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//如果验证不通过，那么struts会把校验信息显示在login.jsp页面的&lt;s:fielderror&gt;标签中</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//为什么验证不通过就会跳转到login.jsp中呢？</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//答：需要指定验证不通过时跳转到login.jsp,strust中规定，验证不通过，跳转的是INPUT视图，</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//需要在struts.xml的result结果中配置name属性为input</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//重写validate是全局验证，验证这个Action中的所有方法</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@Override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validate()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//用户名不能为空，</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if(</w:t>
            </w:r>
            <w:r>
              <w:rPr>
                <w:rFonts w:hint="eastAsia" w:ascii="Consolas" w:hAnsi="Consolas" w:eastAsia="Consolas"/>
                <w:color w:val="3F7F5F"/>
                <w:sz w:val="21"/>
                <w:szCs w:val="21"/>
                <w:u w:val="single"/>
              </w:rPr>
              <w:t>username</w:t>
            </w:r>
            <w:r>
              <w:rPr>
                <w:rFonts w:hint="eastAsia" w:ascii="Consolas" w:hAnsi="Consolas" w:eastAsia="Consolas"/>
                <w:color w:val="3F7F5F"/>
                <w:sz w:val="21"/>
                <w:szCs w:val="21"/>
              </w:rPr>
              <w:t>==null||"".equals(</w:t>
            </w:r>
            <w:r>
              <w:rPr>
                <w:rFonts w:hint="eastAsia" w:ascii="Consolas" w:hAnsi="Consolas" w:eastAsia="Consolas"/>
                <w:color w:val="3F7F5F"/>
                <w:sz w:val="21"/>
                <w:szCs w:val="21"/>
                <w:u w:val="single"/>
              </w:rPr>
              <w:t>username</w:t>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if</w:t>
            </w:r>
            <w:r>
              <w:rPr>
                <w:rFonts w:hint="eastAsia" w:ascii="Consolas" w:hAnsi="Consolas" w:eastAsia="Consolas"/>
                <w:color w:val="000000"/>
                <w:sz w:val="21"/>
                <w:szCs w:val="21"/>
              </w:rPr>
              <w:t>(StringUtils.</w:t>
            </w:r>
            <w:r>
              <w:rPr>
                <w:rFonts w:hint="eastAsia" w:ascii="Consolas" w:hAnsi="Consolas" w:eastAsia="Consolas"/>
                <w:i/>
                <w:color w:val="000000"/>
                <w:sz w:val="21"/>
                <w:szCs w:val="21"/>
              </w:rPr>
              <w:t>isBlank</w:t>
            </w:r>
            <w:r>
              <w:rPr>
                <w:rFonts w:hint="eastAsia" w:ascii="Consolas" w:hAnsi="Consolas" w:eastAsia="Consolas"/>
                <w:color w:val="000000"/>
                <w:sz w:val="21"/>
                <w:szCs w:val="21"/>
              </w:rPr>
              <w:t>(</w:t>
            </w:r>
            <w:r>
              <w:rPr>
                <w:rFonts w:hint="eastAsia" w:ascii="Consolas" w:hAnsi="Consolas" w:eastAsia="Consolas"/>
                <w:color w:val="0000C0"/>
                <w:sz w:val="21"/>
                <w:szCs w:val="21"/>
              </w:rPr>
              <w:t>username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//添加错误信息</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.addFieldError(</w:t>
            </w:r>
            <w:r>
              <w:rPr>
                <w:rFonts w:hint="eastAsia" w:ascii="Consolas" w:hAnsi="Consolas" w:eastAsia="Consolas"/>
                <w:color w:val="2A00FF"/>
                <w:sz w:val="21"/>
                <w:szCs w:val="21"/>
              </w:rPr>
              <w:t>"usernameError"</w:t>
            </w:r>
            <w:r>
              <w:rPr>
                <w:rFonts w:hint="eastAsia" w:ascii="Consolas" w:hAnsi="Consolas" w:eastAsia="Consolas"/>
                <w:color w:val="000000"/>
                <w:sz w:val="21"/>
                <w:szCs w:val="21"/>
              </w:rPr>
              <w:t xml:space="preserve">, </w:t>
            </w:r>
            <w:r>
              <w:rPr>
                <w:rFonts w:hint="eastAsia" w:ascii="Consolas" w:hAnsi="Consolas" w:eastAsia="Consolas"/>
                <w:color w:val="2A00FF"/>
                <w:sz w:val="21"/>
                <w:szCs w:val="21"/>
              </w:rPr>
              <w:t>"用户名不能为空"</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//判断面不能为空</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if</w:t>
            </w:r>
            <w:r>
              <w:rPr>
                <w:rFonts w:hint="eastAsia" w:ascii="Consolas" w:hAnsi="Consolas" w:eastAsia="Consolas"/>
                <w:color w:val="000000"/>
                <w:sz w:val="21"/>
                <w:szCs w:val="21"/>
              </w:rPr>
              <w:t>(StringUtils.</w:t>
            </w:r>
            <w:r>
              <w:rPr>
                <w:rFonts w:hint="eastAsia" w:ascii="Consolas" w:hAnsi="Consolas" w:eastAsia="Consolas"/>
                <w:i/>
                <w:color w:val="000000"/>
                <w:sz w:val="21"/>
                <w:szCs w:val="21"/>
              </w:rPr>
              <w:t>isBlank</w:t>
            </w:r>
            <w:r>
              <w:rPr>
                <w:rFonts w:hint="eastAsia" w:ascii="Consolas" w:hAnsi="Consolas" w:eastAsia="Consolas"/>
                <w:color w:val="000000"/>
                <w:sz w:val="21"/>
                <w:szCs w:val="21"/>
              </w:rPr>
              <w:t>(</w:t>
            </w:r>
            <w:r>
              <w:rPr>
                <w:rFonts w:hint="eastAsia" w:ascii="Consolas" w:hAnsi="Consolas" w:eastAsia="Consolas"/>
                <w:color w:val="0000C0"/>
                <w:sz w:val="21"/>
                <w:szCs w:val="21"/>
              </w:rPr>
              <w:t>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.addFieldError(</w:t>
            </w:r>
            <w:r>
              <w:rPr>
                <w:rFonts w:hint="eastAsia" w:ascii="Consolas" w:hAnsi="Consolas" w:eastAsia="Consolas"/>
                <w:color w:val="2A00FF"/>
                <w:sz w:val="21"/>
                <w:szCs w:val="21"/>
              </w:rPr>
              <w:t>"pwdError"</w:t>
            </w:r>
            <w:r>
              <w:rPr>
                <w:rFonts w:hint="eastAsia" w:ascii="Consolas" w:hAnsi="Consolas" w:eastAsia="Consolas"/>
                <w:color w:val="000000"/>
                <w:sz w:val="21"/>
                <w:szCs w:val="21"/>
              </w:rPr>
              <w:t xml:space="preserve">, </w:t>
            </w:r>
            <w:r>
              <w:rPr>
                <w:rFonts w:hint="eastAsia" w:ascii="Consolas" w:hAnsi="Consolas" w:eastAsia="Consolas"/>
                <w:color w:val="2A00FF"/>
                <w:sz w:val="21"/>
                <w:szCs w:val="21"/>
              </w:rPr>
              <w:t>"密码不能为空"</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getUsername()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username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setUsername(String username)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username</w:t>
            </w:r>
            <w:r>
              <w:rPr>
                <w:rFonts w:hint="eastAsia" w:ascii="Consolas" w:hAnsi="Consolas" w:eastAsia="Consolas"/>
                <w:color w:val="000000"/>
                <w:sz w:val="21"/>
                <w:szCs w:val="21"/>
              </w:rPr>
              <w:t xml:space="preserve"> = username;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getPwd()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setPwd(String pwd)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pwd</w:t>
            </w:r>
            <w:r>
              <w:rPr>
                <w:rFonts w:hint="eastAsia" w:ascii="Consolas" w:hAnsi="Consolas" w:eastAsia="Consolas"/>
                <w:color w:val="000000"/>
                <w:sz w:val="21"/>
                <w:szCs w:val="21"/>
              </w:rPr>
              <w:t xml:space="preserve"> = pwd;</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@Override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toString()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2A00FF"/>
                <w:sz w:val="21"/>
                <w:szCs w:val="21"/>
              </w:rPr>
              <w:t>"LoginAction [username="</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username</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 pwd="</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pwd</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w:t>
            </w:r>
          </w:p>
          <w:p>
            <w:pPr>
              <w:rPr>
                <w:sz w:val="21"/>
                <w:szCs w:val="21"/>
                <w:vertAlign w:val="baseline"/>
              </w:rPr>
            </w:pPr>
          </w:p>
        </w:tc>
      </w:tr>
    </w:tbl>
    <w:p>
      <w:pPr>
        <w:rPr>
          <w:sz w:val="21"/>
          <w:szCs w:val="21"/>
        </w:rPr>
      </w:pPr>
    </w:p>
    <w:p>
      <w:pPr>
        <w:rPr>
          <w:rFonts w:hint="eastAsia"/>
          <w:sz w:val="21"/>
          <w:szCs w:val="21"/>
          <w:lang w:val="en-US" w:eastAsia="zh-CN"/>
        </w:rPr>
      </w:pPr>
      <w:r>
        <w:rPr>
          <w:rFonts w:hint="eastAsia"/>
          <w:sz w:val="21"/>
          <w:szCs w:val="21"/>
          <w:highlight w:val="yellow"/>
          <w:lang w:eastAsia="zh-CN"/>
        </w:rPr>
        <w:t>【</w:t>
      </w:r>
      <w:r>
        <w:rPr>
          <w:rFonts w:hint="eastAsia"/>
          <w:sz w:val="21"/>
          <w:szCs w:val="21"/>
          <w:highlight w:val="yellow"/>
          <w:lang w:val="en-US" w:eastAsia="zh-CN"/>
        </w:rPr>
        <w:t>第三步</w:t>
      </w:r>
      <w:r>
        <w:rPr>
          <w:rFonts w:hint="eastAsia"/>
          <w:sz w:val="21"/>
          <w:szCs w:val="21"/>
          <w:highlight w:val="yellow"/>
          <w:lang w:eastAsia="zh-CN"/>
        </w:rPr>
        <w:t>】</w:t>
      </w:r>
      <w:r>
        <w:rPr>
          <w:rFonts w:hint="eastAsia"/>
          <w:sz w:val="21"/>
          <w:szCs w:val="21"/>
        </w:rPr>
        <w:t>配置</w:t>
      </w:r>
      <w:r>
        <w:rPr>
          <w:rFonts w:hint="eastAsia"/>
          <w:sz w:val="21"/>
          <w:szCs w:val="21"/>
          <w:lang w:val="en-US" w:eastAsia="zh-CN"/>
        </w:rPr>
        <w:t>struts.xml</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0"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&lt;!-- 配置手动验证表单的Action --&gt;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宋体"/>
                <w:i/>
                <w:color w:val="2A00FF"/>
                <w:sz w:val="21"/>
                <w:szCs w:val="21"/>
                <w:lang w:val="en-US" w:eastAsia="zh-CN"/>
              </w:rPr>
              <w:t>user_*</w:t>
            </w:r>
            <w:r>
              <w:rPr>
                <w:rFonts w:hint="eastAsia" w:ascii="Consolas" w:hAnsi="Consolas" w:eastAsia="Consolas"/>
                <w:i/>
                <w:color w:val="2A00FF"/>
                <w:sz w:val="21"/>
                <w:szCs w:val="21"/>
              </w:rPr>
              <w:t>"</w:t>
            </w:r>
            <w:r>
              <w:rPr>
                <w:rFonts w:hint="eastAsia" w:ascii="Consolas" w:hAnsi="Consolas" w:eastAsia="Consolas"/>
                <w:sz w:val="21"/>
                <w:szCs w:val="21"/>
              </w:rPr>
              <w:t xml:space="preserve"> </w:t>
            </w:r>
            <w:r>
              <w:rPr>
                <w:rFonts w:hint="eastAsia" w:ascii="Consolas" w:hAnsi="Consolas" w:eastAsia="Consolas"/>
                <w:color w:val="7F007F"/>
                <w:sz w:val="21"/>
                <w:szCs w:val="21"/>
              </w:rPr>
              <w:t>class</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Consolas"/>
                <w:i/>
                <w:color w:val="2A00FF"/>
                <w:sz w:val="21"/>
                <w:szCs w:val="21"/>
                <w:lang w:val="en-US" w:eastAsia="zh-CN"/>
              </w:rPr>
              <w:t>com.igeek</w:t>
            </w:r>
            <w:r>
              <w:rPr>
                <w:rFonts w:hint="eastAsia" w:ascii="Consolas" w:hAnsi="Consolas" w:eastAsia="Consolas"/>
                <w:i/>
                <w:color w:val="2A00FF"/>
                <w:sz w:val="21"/>
                <w:szCs w:val="21"/>
                <w:lang w:eastAsia="zh-CN"/>
              </w:rPr>
              <w:t>_</w:t>
            </w:r>
            <w:r>
              <w:rPr>
                <w:rFonts w:hint="eastAsia" w:ascii="Consolas" w:hAnsi="Consolas" w:eastAsia="Consolas"/>
                <w:i/>
                <w:color w:val="2A00FF"/>
                <w:sz w:val="21"/>
                <w:szCs w:val="21"/>
                <w:lang w:val="en-US" w:eastAsia="zh-CN"/>
              </w:rPr>
              <w:t>01_</w:t>
            </w:r>
            <w:r>
              <w:rPr>
                <w:rFonts w:hint="eastAsia" w:ascii="Consolas" w:hAnsi="Consolas" w:eastAsia="Consolas"/>
                <w:i/>
                <w:color w:val="2A00FF"/>
                <w:sz w:val="21"/>
                <w:szCs w:val="21"/>
                <w:lang w:eastAsia="zh-CN"/>
              </w:rPr>
              <w:t>validation</w:t>
            </w:r>
            <w:r>
              <w:rPr>
                <w:rFonts w:hint="eastAsia" w:ascii="Consolas" w:hAnsi="Consolas" w:eastAsia="Consolas"/>
                <w:i/>
                <w:color w:val="2A00FF"/>
                <w:sz w:val="21"/>
                <w:szCs w:val="21"/>
              </w:rPr>
              <w:t>.LoginAction"</w:t>
            </w:r>
            <w:r>
              <w:rPr>
                <w:rFonts w:hint="eastAsia" w:ascii="Consolas" w:hAnsi="Consolas" w:eastAsia="宋体"/>
                <w:i/>
                <w:color w:val="2A00FF"/>
                <w:sz w:val="21"/>
                <w:szCs w:val="21"/>
                <w:lang w:val="en-US" w:eastAsia="zh-CN"/>
              </w:rPr>
              <w:t xml:space="preserve"> </w:t>
            </w:r>
            <w:r>
              <w:rPr>
                <w:rFonts w:hint="eastAsia" w:ascii="Consolas" w:hAnsi="Consolas" w:eastAsia="Consolas"/>
                <w:sz w:val="21"/>
                <w:szCs w:val="21"/>
              </w:rPr>
              <w:t xml:space="preserve"> </w:t>
            </w:r>
            <w:r>
              <w:rPr>
                <w:rFonts w:hint="eastAsia" w:ascii="Consolas" w:hAnsi="Consolas" w:eastAsia="Consolas"/>
                <w:color w:val="7F007F"/>
                <w:sz w:val="21"/>
                <w:szCs w:val="21"/>
              </w:rPr>
              <w:t>method</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宋体"/>
                <w:i/>
                <w:color w:val="2A00FF"/>
                <w:sz w:val="21"/>
                <w:szCs w:val="21"/>
                <w:lang w:val="en-US" w:eastAsia="zh-CN"/>
              </w:rPr>
              <w:t>{1}</w:t>
            </w:r>
            <w:r>
              <w:rPr>
                <w:rFonts w:hint="eastAsia" w:ascii="Consolas" w:hAnsi="Consolas" w:eastAsia="Consolas"/>
                <w:i/>
                <w:color w:val="2A00FF"/>
                <w:sz w:val="21"/>
                <w:szCs w:val="21"/>
              </w:rPr>
              <w: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"input"</w:t>
            </w:r>
            <w:r>
              <w:rPr>
                <w:rFonts w:hint="eastAsia" w:ascii="Consolas" w:hAnsi="Consolas" w:eastAsia="Consolas"/>
                <w:color w:val="008080"/>
                <w:sz w:val="21"/>
                <w:szCs w:val="21"/>
              </w:rPr>
              <w:t>&gt;</w:t>
            </w:r>
            <w:r>
              <w:rPr>
                <w:rFonts w:hint="eastAsia" w:ascii="Consolas" w:hAnsi="Consolas" w:eastAsia="Consolas"/>
                <w:color w:val="000000"/>
                <w:sz w:val="21"/>
                <w:szCs w:val="21"/>
              </w:rPr>
              <w:t>/</w:t>
            </w:r>
            <w:r>
              <w:rPr>
                <w:rFonts w:hint="eastAsia" w:ascii="Consolas" w:hAnsi="Consolas" w:eastAsia="宋体"/>
                <w:color w:val="000000"/>
                <w:sz w:val="21"/>
                <w:szCs w:val="21"/>
                <w:lang w:eastAsia="zh-CN"/>
              </w:rPr>
              <w:t>a_validation</w:t>
            </w:r>
            <w:r>
              <w:rPr>
                <w:rFonts w:hint="eastAsia" w:ascii="Consolas" w:hAnsi="Consolas" w:eastAsia="Consolas"/>
                <w:color w:val="000000"/>
                <w:sz w:val="21"/>
                <w:szCs w:val="21"/>
              </w:rPr>
              <w:t>/login.jsp</w:t>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color w:val="008080"/>
                <w:sz w:val="21"/>
                <w:szCs w:val="21"/>
              </w:rPr>
              <w:t>&gt;</w:t>
            </w:r>
          </w:p>
          <w:p>
            <w:pPr>
              <w:rPr>
                <w:rFonts w:hint="eastAsia"/>
                <w:sz w:val="21"/>
                <w:szCs w:val="21"/>
                <w:vertAlign w:val="baseline"/>
                <w:lang w:val="en-US" w:eastAsia="zh-CN"/>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tc>
      </w:tr>
    </w:tbl>
    <w:p>
      <w:pPr>
        <w:rPr>
          <w:sz w:val="21"/>
          <w:szCs w:val="21"/>
        </w:rPr>
      </w:pPr>
      <w:r>
        <w:rPr>
          <w:rFonts w:hint="eastAsia"/>
          <w:sz w:val="21"/>
          <w:szCs w:val="21"/>
          <w:highlight w:val="yellow"/>
          <w:lang w:eastAsia="zh-CN"/>
        </w:rPr>
        <w:t>【</w:t>
      </w:r>
      <w:r>
        <w:rPr>
          <w:rFonts w:hint="eastAsia"/>
          <w:sz w:val="21"/>
          <w:szCs w:val="21"/>
          <w:highlight w:val="yellow"/>
          <w:lang w:val="en-US" w:eastAsia="zh-CN"/>
        </w:rPr>
        <w:t>第四步</w:t>
      </w:r>
      <w:r>
        <w:rPr>
          <w:rFonts w:hint="eastAsia"/>
          <w:sz w:val="21"/>
          <w:szCs w:val="21"/>
          <w:highlight w:val="yellow"/>
          <w:lang w:eastAsia="zh-CN"/>
        </w:rPr>
        <w:t>】</w:t>
      </w:r>
      <w:r>
        <w:rPr>
          <w:rFonts w:hint="eastAsia"/>
          <w:sz w:val="21"/>
          <w:szCs w:val="21"/>
        </w:rPr>
        <w:t>测试环境，ok！</w:t>
      </w:r>
    </w:p>
    <w:p>
      <w:pPr>
        <w:rPr>
          <w:sz w:val="21"/>
          <w:szCs w:val="21"/>
        </w:rPr>
      </w:pPr>
    </w:p>
    <w:p>
      <w:pPr>
        <w:rPr>
          <w:sz w:val="21"/>
          <w:szCs w:val="21"/>
        </w:rPr>
      </w:pPr>
    </w:p>
    <w:p>
      <w:pPr>
        <w:rPr>
          <w:sz w:val="21"/>
          <w:szCs w:val="21"/>
        </w:rPr>
      </w:pPr>
    </w:p>
    <w:p>
      <w:pPr>
        <w:rPr>
          <w:rFonts w:hint="eastAsia"/>
          <w:color w:val="000000" w:themeColor="text1"/>
          <w:sz w:val="21"/>
          <w:szCs w:val="21"/>
          <w:highlight w:val="yellow"/>
          <w:lang w:eastAsia="zh-CN"/>
          <w14:textFill>
            <w14:solidFill>
              <w14:schemeClr w14:val="tx1"/>
            </w14:solidFill>
          </w14:textFill>
        </w:rPr>
      </w:pPr>
      <w:r>
        <w:rPr>
          <w:rFonts w:hint="eastAsia"/>
          <w:color w:val="000000" w:themeColor="text1"/>
          <w:sz w:val="21"/>
          <w:szCs w:val="21"/>
          <w:highlight w:val="yellow"/>
          <w:lang w:eastAsia="zh-CN"/>
          <w14:textFill>
            <w14:solidFill>
              <w14:schemeClr w14:val="tx1"/>
            </w14:solidFill>
          </w14:textFill>
        </w:rPr>
        <w:t>【</w:t>
      </w:r>
      <w:r>
        <w:rPr>
          <w:rFonts w:hint="eastAsia"/>
          <w:color w:val="000000" w:themeColor="text1"/>
          <w:sz w:val="21"/>
          <w:szCs w:val="21"/>
          <w:highlight w:val="yellow"/>
          <w:lang w:val="en-US" w:eastAsia="zh-CN"/>
          <w14:textFill>
            <w14:solidFill>
              <w14:schemeClr w14:val="tx1"/>
            </w14:solidFill>
          </w14:textFill>
        </w:rPr>
        <w:t>用法原理分析</w:t>
      </w:r>
      <w:r>
        <w:rPr>
          <w:rFonts w:hint="eastAsia"/>
          <w:color w:val="000000" w:themeColor="text1"/>
          <w:sz w:val="21"/>
          <w:szCs w:val="21"/>
          <w:highlight w:val="yellow"/>
          <w:lang w:eastAsia="zh-CN"/>
          <w14:textFill>
            <w14:solidFill>
              <w14:schemeClr w14:val="tx1"/>
            </w14:solidFill>
          </w14:textFill>
        </w:rPr>
        <w:t>】</w:t>
      </w:r>
    </w:p>
    <w:p>
      <w:pPr>
        <w:rPr>
          <w:sz w:val="21"/>
          <w:szCs w:val="21"/>
        </w:rPr>
      </w:pPr>
      <w:r>
        <w:rPr>
          <w:rFonts w:hint="eastAsia"/>
          <w:sz w:val="21"/>
          <w:szCs w:val="21"/>
        </w:rPr>
        <w:t>如果要执行校验 ，</w:t>
      </w:r>
      <w:r>
        <w:rPr>
          <w:rFonts w:hint="eastAsia"/>
          <w:color w:val="FF0000"/>
          <w:sz w:val="21"/>
          <w:szCs w:val="21"/>
        </w:rPr>
        <w:t>Action必须继承ActionSupport 类</w:t>
      </w:r>
      <w:r>
        <w:rPr>
          <w:rFonts w:hint="eastAsia"/>
          <w:sz w:val="21"/>
          <w:szCs w:val="21"/>
        </w:rPr>
        <w:t xml:space="preserve"> （因为它实现 </w:t>
      </w:r>
      <w:r>
        <w:rPr>
          <w:rFonts w:hint="eastAsia"/>
          <w:sz w:val="21"/>
          <w:szCs w:val="21"/>
          <w:highlight w:val="yellow"/>
        </w:rPr>
        <w:t>Validateable接口</w:t>
      </w:r>
      <w:r>
        <w:rPr>
          <w:rFonts w:hint="eastAsia"/>
          <w:sz w:val="21"/>
          <w:szCs w:val="21"/>
        </w:rPr>
        <w:t>）</w:t>
      </w:r>
    </w:p>
    <w:p>
      <w:pPr>
        <w:rPr>
          <w:ins w:id="56" w:author="Administrator" w:date="2016-06-08T14:49:54Z"/>
          <w:rFonts w:hint="eastAsia"/>
          <w:color w:val="FF0000"/>
          <w:sz w:val="21"/>
          <w:szCs w:val="21"/>
        </w:rPr>
      </w:pPr>
      <w:r>
        <w:rPr>
          <w:rFonts w:hint="eastAsia"/>
          <w:color w:val="FF0000"/>
          <w:sz w:val="21"/>
          <w:szCs w:val="21"/>
        </w:rPr>
        <w:drawing>
          <wp:inline distT="0" distB="0" distL="0" distR="0">
            <wp:extent cx="4791075" cy="409575"/>
            <wp:effectExtent l="0" t="0" r="9525" b="9525"/>
            <wp:docPr id="844"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图片 844"/>
                    <pic:cNvPicPr>
                      <a:picLocks noChangeAspect="1" noChangeArrowheads="1"/>
                    </pic:cNvPicPr>
                  </pic:nvPicPr>
                  <pic:blipFill>
                    <a:blip r:embed="rId8" cstate="print"/>
                    <a:srcRect/>
                    <a:stretch>
                      <a:fillRect/>
                    </a:stretch>
                  </pic:blipFill>
                  <pic:spPr>
                    <a:xfrm>
                      <a:off x="0" y="0"/>
                      <a:ext cx="4791075" cy="409575"/>
                    </a:xfrm>
                    <a:prstGeom prst="rect">
                      <a:avLst/>
                    </a:prstGeom>
                    <a:noFill/>
                    <a:ln w="9525">
                      <a:noFill/>
                      <a:miter lim="800000"/>
                      <a:headEnd/>
                      <a:tailEnd/>
                    </a:ln>
                  </pic:spPr>
                </pic:pic>
              </a:graphicData>
            </a:graphic>
          </wp:inline>
        </w:drawing>
      </w:r>
    </w:p>
    <w:p>
      <w:pPr>
        <w:rPr>
          <w:rFonts w:hint="eastAsia"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Validateable接口中存在validate()方法</w:t>
      </w:r>
    </w:p>
    <w:p>
      <w:pPr>
        <w:rPr>
          <w:color w:val="FF0000"/>
          <w:sz w:val="21"/>
          <w:szCs w:val="21"/>
        </w:rPr>
      </w:pPr>
      <w:r>
        <w:rPr>
          <w:rFonts w:hint="eastAsia"/>
          <w:color w:val="FF0000"/>
          <w:sz w:val="21"/>
          <w:szCs w:val="21"/>
        </w:rPr>
        <w:drawing>
          <wp:inline distT="0" distB="0" distL="0" distR="0">
            <wp:extent cx="1866900" cy="1057275"/>
            <wp:effectExtent l="0" t="0" r="0" b="9525"/>
            <wp:docPr id="845" name="图片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图片 845"/>
                    <pic:cNvPicPr>
                      <a:picLocks noChangeAspect="1" noChangeArrowheads="1"/>
                    </pic:cNvPicPr>
                  </pic:nvPicPr>
                  <pic:blipFill>
                    <a:blip r:embed="rId9" cstate="print"/>
                    <a:srcRect/>
                    <a:stretch>
                      <a:fillRect/>
                    </a:stretch>
                  </pic:blipFill>
                  <pic:spPr>
                    <a:xfrm>
                      <a:off x="0" y="0"/>
                      <a:ext cx="1866900" cy="1057275"/>
                    </a:xfrm>
                    <a:prstGeom prst="rect">
                      <a:avLst/>
                    </a:prstGeom>
                    <a:noFill/>
                    <a:ln w="9525">
                      <a:noFill/>
                      <a:miter lim="800000"/>
                      <a:headEnd/>
                      <a:tailEnd/>
                    </a:ln>
                  </pic:spPr>
                </pic:pic>
              </a:graphicData>
            </a:graphic>
          </wp:inline>
        </w:drawing>
      </w:r>
    </w:p>
    <w:p>
      <w:pPr>
        <w:rPr>
          <w:color w:val="FF0000"/>
          <w:sz w:val="21"/>
          <w:szCs w:val="21"/>
        </w:rPr>
      </w:pPr>
    </w:p>
    <w:p>
      <w:pPr>
        <w:rPr>
          <w:color w:val="FF0000"/>
          <w:sz w:val="21"/>
          <w:szCs w:val="21"/>
        </w:rPr>
      </w:pPr>
    </w:p>
    <w:p>
      <w:pPr>
        <w:rPr>
          <w:sz w:val="21"/>
          <w:szCs w:val="21"/>
        </w:rPr>
      </w:pPr>
      <w:r>
        <w:rPr>
          <w:rFonts w:hint="eastAsia"/>
          <w:sz w:val="21"/>
          <w:szCs w:val="21"/>
        </w:rPr>
        <w:t>有两种校验范围：</w:t>
      </w:r>
    </w:p>
    <w:p>
      <w:pPr>
        <w:rPr>
          <w:color w:val="FF0000"/>
          <w:sz w:val="21"/>
          <w:szCs w:val="21"/>
        </w:rPr>
      </w:pPr>
    </w:p>
    <w:p>
      <w:pPr>
        <w:numPr>
          <w:ilvl w:val="0"/>
          <w:numId w:val="7"/>
        </w:numPr>
        <w:rPr>
          <w:sz w:val="21"/>
          <w:szCs w:val="21"/>
          <w:highlight w:val="yellow"/>
        </w:rPr>
      </w:pPr>
      <w:r>
        <w:rPr>
          <w:rFonts w:hint="eastAsia"/>
          <w:sz w:val="21"/>
          <w:szCs w:val="21"/>
          <w:highlight w:val="yellow"/>
        </w:rPr>
        <w:t>全局校验 （对当前Action的所有方法进行校验 ）</w:t>
      </w:r>
    </w:p>
    <w:p>
      <w:pPr>
        <w:ind w:left="420"/>
        <w:rPr>
          <w:sz w:val="21"/>
          <w:szCs w:val="21"/>
        </w:rPr>
      </w:pPr>
      <w:r>
        <w:rPr>
          <w:rFonts w:hint="eastAsia"/>
          <w:sz w:val="21"/>
          <w:szCs w:val="21"/>
        </w:rPr>
        <w:t>在Action 提供 validate() 方法 --- 对Action中所有</w:t>
      </w:r>
      <w:r>
        <w:rPr>
          <w:rFonts w:hint="eastAsia"/>
          <w:sz w:val="21"/>
          <w:szCs w:val="21"/>
          <w:lang w:val="en-US" w:eastAsia="zh-CN"/>
        </w:rPr>
        <w:t>的</w:t>
      </w:r>
      <w:r>
        <w:rPr>
          <w:rFonts w:hint="eastAsia"/>
          <w:sz w:val="21"/>
          <w:szCs w:val="21"/>
        </w:rPr>
        <w:t>方法</w:t>
      </w:r>
      <w:r>
        <w:rPr>
          <w:rFonts w:hint="eastAsia"/>
          <w:sz w:val="21"/>
          <w:szCs w:val="21"/>
          <w:lang w:val="en-US" w:eastAsia="zh-CN"/>
        </w:rPr>
        <w:t>都</w:t>
      </w:r>
      <w:r>
        <w:rPr>
          <w:rFonts w:hint="eastAsia"/>
          <w:sz w:val="21"/>
          <w:szCs w:val="21"/>
        </w:rPr>
        <w:t>进行校验</w:t>
      </w:r>
    </w:p>
    <w:p>
      <w:pPr>
        <w:rPr>
          <w:color w:val="FF0000"/>
          <w:sz w:val="21"/>
          <w:szCs w:val="21"/>
        </w:rPr>
      </w:pPr>
    </w:p>
    <w:p>
      <w:pPr>
        <w:numPr>
          <w:ilvl w:val="0"/>
          <w:numId w:val="7"/>
        </w:numPr>
        <w:rPr>
          <w:sz w:val="21"/>
          <w:szCs w:val="21"/>
          <w:highlight w:val="yellow"/>
        </w:rPr>
      </w:pPr>
      <w:r>
        <w:rPr>
          <w:rFonts w:hint="eastAsia"/>
          <w:sz w:val="21"/>
          <w:szCs w:val="21"/>
          <w:highlight w:val="yellow"/>
        </w:rPr>
        <w:t>局部校验 （校验Action中指定业务方法</w:t>
      </w:r>
      <w:r>
        <w:rPr>
          <w:sz w:val="21"/>
          <w:szCs w:val="21"/>
          <w:highlight w:val="yellow"/>
        </w:rPr>
        <w:t>—</w:t>
      </w:r>
      <w:r>
        <w:rPr>
          <w:rFonts w:hint="eastAsia"/>
          <w:sz w:val="21"/>
          <w:szCs w:val="21"/>
          <w:highlight w:val="yellow"/>
        </w:rPr>
        <w:t>校验一个方法 ）</w:t>
      </w:r>
    </w:p>
    <w:p>
      <w:pPr>
        <w:ind w:firstLine="420"/>
        <w:rPr>
          <w:ins w:id="57" w:author="Administrator" w:date="2016-06-08T14:57:29Z"/>
          <w:rFonts w:hint="eastAsia"/>
          <w:sz w:val="21"/>
          <w:szCs w:val="21"/>
        </w:rPr>
      </w:pPr>
      <w:r>
        <w:rPr>
          <w:rFonts w:hint="eastAsia"/>
          <w:sz w:val="21"/>
          <w:szCs w:val="21"/>
        </w:rPr>
        <w:t>在Action 添加 validate</w:t>
      </w:r>
      <w:r>
        <w:rPr>
          <w:rFonts w:hint="eastAsia"/>
          <w:color w:val="FF0000"/>
          <w:sz w:val="21"/>
          <w:szCs w:val="21"/>
          <w:highlight w:val="yellow"/>
        </w:rPr>
        <w:t>X</w:t>
      </w:r>
      <w:r>
        <w:rPr>
          <w:rFonts w:hint="eastAsia"/>
          <w:color w:val="FF0000"/>
          <w:sz w:val="21"/>
          <w:szCs w:val="21"/>
        </w:rPr>
        <w:t xml:space="preserve">xx </w:t>
      </w:r>
      <w:r>
        <w:rPr>
          <w:rFonts w:hint="eastAsia"/>
          <w:sz w:val="21"/>
          <w:szCs w:val="21"/>
        </w:rPr>
        <w:t>方法（约定）， 这里XXX 是要校验目标方法名 （只会对指定方法校验）</w:t>
      </w:r>
    </w:p>
    <w:p>
      <w:pPr>
        <w:ind w:firstLine="420"/>
        <w:rPr>
          <w:rFonts w:hint="eastAsia"/>
          <w:sz w:val="21"/>
          <w:szCs w:val="21"/>
          <w:lang w:val="en-US" w:eastAsia="zh-CN"/>
        </w:rPr>
      </w:pPr>
      <w:r>
        <w:rPr>
          <w:rFonts w:hint="eastAsia"/>
          <w:sz w:val="21"/>
          <w:szCs w:val="21"/>
          <w:lang w:val="en-US" w:eastAsia="zh-CN"/>
        </w:rPr>
        <w:t>以下方法表示对login()方法进行校验。</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0"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package</w:t>
            </w:r>
            <w:r>
              <w:rPr>
                <w:rFonts w:hint="eastAsia" w:ascii="Consolas" w:hAnsi="Consolas" w:eastAsia="Consolas"/>
                <w:color w:val="000000"/>
                <w:sz w:val="21"/>
                <w:szCs w:val="21"/>
              </w:rPr>
              <w:t xml:space="preserve"> </w:t>
            </w:r>
            <w:r>
              <w:rPr>
                <w:rFonts w:hint="eastAsia"/>
                <w:sz w:val="21"/>
                <w:szCs w:val="21"/>
                <w:lang w:val="en-US" w:eastAsia="zh-CN"/>
              </w:rPr>
              <w:t>com.igeek</w:t>
            </w:r>
            <w:r>
              <w:rPr>
                <w:rFonts w:hint="eastAsia" w:ascii="Consolas" w:hAnsi="Consolas" w:eastAsia="宋体"/>
                <w:color w:val="000000"/>
                <w:sz w:val="21"/>
                <w:szCs w:val="21"/>
                <w:lang w:eastAsia="zh-CN"/>
              </w:rPr>
              <w:t>_</w:t>
            </w:r>
            <w:r>
              <w:rPr>
                <w:rFonts w:hint="eastAsia" w:ascii="Consolas" w:hAnsi="Consolas" w:eastAsia="宋体"/>
                <w:color w:val="000000"/>
                <w:sz w:val="21"/>
                <w:szCs w:val="21"/>
                <w:lang w:val="en-US" w:eastAsia="zh-CN"/>
              </w:rPr>
              <w:t>01_</w:t>
            </w:r>
            <w:r>
              <w:rPr>
                <w:rFonts w:hint="eastAsia" w:ascii="Consolas" w:hAnsi="Consolas" w:eastAsia="宋体"/>
                <w:color w:val="000000"/>
                <w:sz w:val="21"/>
                <w:szCs w:val="21"/>
                <w:lang w:eastAsia="zh-CN"/>
              </w:rPr>
              <w:t>validation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import</w:t>
            </w:r>
            <w:r>
              <w:rPr>
                <w:rFonts w:hint="eastAsia" w:ascii="Consolas" w:hAnsi="Consolas" w:eastAsia="Consolas"/>
                <w:color w:val="000000"/>
                <w:sz w:val="21"/>
                <w:szCs w:val="21"/>
              </w:rPr>
              <w:t xml:space="preserve"> org.apache.commons.lang3.StringUtils;</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import</w:t>
            </w:r>
            <w:r>
              <w:rPr>
                <w:rFonts w:hint="eastAsia" w:ascii="Consolas" w:hAnsi="Consolas" w:eastAsia="Consolas"/>
                <w:color w:val="000000"/>
                <w:sz w:val="21"/>
                <w:szCs w:val="21"/>
              </w:rPr>
              <w:t xml:space="preserve"> com.opensymphony.xwork2.ActionSupport;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w:t>
            </w:r>
            <w:r>
              <w:rPr>
                <w:rFonts w:hint="eastAsia" w:ascii="Consolas" w:hAnsi="Consolas" w:eastAsia="Consolas"/>
                <w:color w:val="000000"/>
                <w:sz w:val="21"/>
                <w:szCs w:val="21"/>
                <w:u w:val="single"/>
              </w:rPr>
              <w:t>LoginAction</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extends</w:t>
            </w:r>
            <w:r>
              <w:rPr>
                <w:rFonts w:hint="eastAsia" w:ascii="Consolas" w:hAnsi="Consolas" w:eastAsia="Consolas"/>
                <w:color w:val="000000"/>
                <w:sz w:val="21"/>
                <w:szCs w:val="21"/>
              </w:rPr>
              <w:t xml:space="preserve"> ActionSupport{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username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@Override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execute() </w:t>
            </w:r>
            <w:r>
              <w:rPr>
                <w:rFonts w:hint="eastAsia" w:ascii="Consolas" w:hAnsi="Consolas" w:eastAsia="Consolas"/>
                <w:b/>
                <w:color w:val="7F0055"/>
                <w:sz w:val="21"/>
                <w:szCs w:val="21"/>
              </w:rPr>
              <w:t>throws</w:t>
            </w:r>
            <w:r>
              <w:rPr>
                <w:rFonts w:hint="eastAsia" w:ascii="Consolas" w:hAnsi="Consolas" w:eastAsia="Consolas"/>
                <w:color w:val="000000"/>
                <w:sz w:val="21"/>
                <w:szCs w:val="21"/>
              </w:rPr>
              <w:t xml:space="preserve"> Exception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"LoginAction执行了execute...."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.println(toString());</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宋体"/>
                <w:b w:val="0"/>
                <w:bCs/>
                <w:color w:val="0000FF"/>
                <w:sz w:val="21"/>
                <w:szCs w:val="21"/>
                <w:lang w:val="en-US" w:eastAsia="zh-CN"/>
              </w:rPr>
              <w:t>NOEN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login() </w:t>
            </w:r>
            <w:r>
              <w:rPr>
                <w:rFonts w:hint="eastAsia" w:ascii="Consolas" w:hAnsi="Consolas" w:eastAsia="Consolas"/>
                <w:b/>
                <w:color w:val="7F0055"/>
                <w:sz w:val="21"/>
                <w:szCs w:val="21"/>
              </w:rPr>
              <w:t>throws</w:t>
            </w:r>
            <w:r>
              <w:rPr>
                <w:rFonts w:hint="eastAsia" w:ascii="Consolas" w:hAnsi="Consolas" w:eastAsia="Consolas"/>
                <w:color w:val="000000"/>
                <w:sz w:val="21"/>
                <w:szCs w:val="21"/>
              </w:rPr>
              <w:t xml:space="preserve"> Exception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"LoginAction执行了login...."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.println(toString());</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super</w:t>
            </w:r>
            <w:r>
              <w:rPr>
                <w:rFonts w:hint="eastAsia" w:ascii="Consolas" w:hAnsi="Consolas" w:eastAsia="Consolas"/>
                <w:color w:val="000000"/>
                <w:sz w:val="21"/>
                <w:szCs w:val="21"/>
              </w:rPr>
              <w:t>.execute();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find() </w:t>
            </w:r>
            <w:r>
              <w:rPr>
                <w:rFonts w:hint="eastAsia" w:ascii="Consolas" w:hAnsi="Consolas" w:eastAsia="Consolas"/>
                <w:b/>
                <w:color w:val="7F0055"/>
                <w:sz w:val="21"/>
                <w:szCs w:val="21"/>
              </w:rPr>
              <w:t>throws</w:t>
            </w:r>
            <w:r>
              <w:rPr>
                <w:rFonts w:hint="eastAsia" w:ascii="Consolas" w:hAnsi="Consolas" w:eastAsia="Consolas"/>
                <w:color w:val="000000"/>
                <w:sz w:val="21"/>
                <w:szCs w:val="21"/>
              </w:rPr>
              <w:t xml:space="preserve"> Exception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"LoginAction执行了find...."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.println(toString());</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宋体"/>
                <w:b w:val="0"/>
                <w:bCs/>
                <w:color w:val="0000FF"/>
                <w:sz w:val="21"/>
                <w:szCs w:val="21"/>
                <w:lang w:val="en-US" w:eastAsia="zh-CN"/>
              </w:rPr>
              <w:t>NOEN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//需求：对username和pwd进行验证</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//需要继承ActionSupport才有验证功能</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//如果验证不通过，那么struts会把校验信息显示在login.jsp页面的&lt;s:fielderror&gt;标签中</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//为什么验证不通过就会跳转到login.jsp中呢？</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//答：需要指定验证不通过时跳转到login.jsp,strust中规定，验证不通过，跳转的是INPUT视图，</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//需要在struts.xml的result结果中配置name属性为input</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//重写validate是全局验证，验证这个Action中的所有方法</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@Override</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public void validate() {</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//用户名不能为空，</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if(</w:t>
            </w:r>
            <w:r>
              <w:rPr>
                <w:rFonts w:hint="eastAsia" w:ascii="Consolas" w:hAnsi="Consolas" w:eastAsia="Consolas"/>
                <w:color w:val="3F7F5F"/>
                <w:sz w:val="21"/>
                <w:szCs w:val="21"/>
                <w:u w:val="single"/>
              </w:rPr>
              <w:t>username</w:t>
            </w:r>
            <w:r>
              <w:rPr>
                <w:rFonts w:hint="eastAsia" w:ascii="Consolas" w:hAnsi="Consolas" w:eastAsia="Consolas"/>
                <w:color w:val="3F7F5F"/>
                <w:sz w:val="21"/>
                <w:szCs w:val="21"/>
              </w:rPr>
              <w:t>==null||"".equals(</w:t>
            </w:r>
            <w:r>
              <w:rPr>
                <w:rFonts w:hint="eastAsia" w:ascii="Consolas" w:hAnsi="Consolas" w:eastAsia="Consolas"/>
                <w:color w:val="3F7F5F"/>
                <w:sz w:val="21"/>
                <w:szCs w:val="21"/>
                <w:u w:val="single"/>
              </w:rPr>
              <w:t>username</w:t>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if(StringUtils.isBlank(</w:t>
            </w:r>
            <w:r>
              <w:rPr>
                <w:rFonts w:hint="eastAsia" w:ascii="Consolas" w:hAnsi="Consolas" w:eastAsia="Consolas"/>
                <w:color w:val="3F7F5F"/>
                <w:sz w:val="21"/>
                <w:szCs w:val="21"/>
                <w:u w:val="single"/>
              </w:rPr>
              <w:t>username</w:t>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//添加错误信息</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this.addFieldError("usernameError", "用户名不能为空");</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//判断面不能为空</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if(StringUtils.isBlank(</w:t>
            </w:r>
            <w:r>
              <w:rPr>
                <w:rFonts w:hint="eastAsia" w:ascii="Consolas" w:hAnsi="Consolas" w:eastAsia="Consolas"/>
                <w:color w:val="3F7F5F"/>
                <w:sz w:val="21"/>
                <w:szCs w:val="21"/>
                <w:u w:val="single"/>
              </w:rPr>
              <w:t>pwd</w:t>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this.addFieldError("pwdError", "密码不能为空");</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color w:val="3F7F5F"/>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//全局校验不合理，需要使用局部校验</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ab/>
            </w:r>
            <w:r>
              <w:rPr>
                <w:rFonts w:hint="eastAsia" w:ascii="Consolas" w:hAnsi="Consolas" w:eastAsia="Consolas"/>
                <w:color w:val="3F7F5F"/>
                <w:sz w:val="21"/>
                <w:szCs w:val="21"/>
              </w:rPr>
              <w:t>//局部校验的规则是validate+方法名，方法名的首字母大写，例如要验证login方法，，验证方法名就是validateLogin</w:t>
            </w:r>
          </w:p>
          <w:p>
            <w:pPr>
              <w:spacing w:beforeLines="0" w:afterLines="0"/>
              <w:jc w:val="left"/>
              <w:rPr>
                <w:rFonts w:hint="eastAsia" w:ascii="Consolas" w:hAnsi="Consolas" w:eastAsia="Consolas"/>
                <w:sz w:val="21"/>
                <w:szCs w:val="21"/>
              </w:rPr>
            </w:pPr>
            <w:r>
              <w:rPr>
                <w:rFonts w:hint="eastAsia" w:ascii="Consolas" w:hAnsi="Consolas" w:eastAsia="Consolas"/>
                <w:color w:val="000000"/>
                <w:sz w:val="32"/>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w:t>
            </w:r>
            <w:r>
              <w:rPr>
                <w:rFonts w:hint="eastAsia" w:ascii="Consolas" w:hAnsi="Consolas" w:eastAsia="Consolas"/>
                <w:color w:val="000000"/>
                <w:sz w:val="21"/>
                <w:szCs w:val="21"/>
                <w:highlight w:val="lightGray"/>
              </w:rPr>
              <w:t>validateLogin</w:t>
            </w:r>
            <w:r>
              <w:rPr>
                <w:rFonts w:hint="eastAsia" w:ascii="Consolas" w:hAnsi="Consolas" w:eastAsia="Consolas"/>
                <w:color w:val="000000"/>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//用户名不能为空，</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ab/>
            </w:r>
            <w:r>
              <w:rPr>
                <w:rFonts w:hint="eastAsia" w:ascii="Consolas" w:hAnsi="Consolas" w:eastAsia="Consolas"/>
                <w:color w:val="3F7F5F"/>
                <w:sz w:val="21"/>
                <w:szCs w:val="21"/>
              </w:rPr>
              <w:t>if(</w:t>
            </w:r>
            <w:r>
              <w:rPr>
                <w:rFonts w:hint="eastAsia" w:ascii="Consolas" w:hAnsi="Consolas" w:eastAsia="Consolas"/>
                <w:color w:val="3F7F5F"/>
                <w:sz w:val="21"/>
                <w:szCs w:val="21"/>
                <w:u w:val="single"/>
              </w:rPr>
              <w:t>username</w:t>
            </w:r>
            <w:r>
              <w:rPr>
                <w:rFonts w:hint="eastAsia" w:ascii="Consolas" w:hAnsi="Consolas" w:eastAsia="Consolas"/>
                <w:color w:val="3F7F5F"/>
                <w:sz w:val="21"/>
                <w:szCs w:val="21"/>
              </w:rPr>
              <w:t>==null||"".equals(</w:t>
            </w:r>
            <w:r>
              <w:rPr>
                <w:rFonts w:hint="eastAsia" w:ascii="Consolas" w:hAnsi="Consolas" w:eastAsia="Consolas"/>
                <w:color w:val="3F7F5F"/>
                <w:sz w:val="21"/>
                <w:szCs w:val="21"/>
                <w:u w:val="single"/>
              </w:rPr>
              <w:t>username</w:t>
            </w:r>
            <w:r>
              <w:rPr>
                <w:rFonts w:hint="eastAsia" w:ascii="Consolas" w:hAnsi="Consolas" w:eastAsia="Consolas"/>
                <w:color w:val="3F7F5F"/>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if</w:t>
            </w:r>
            <w:r>
              <w:rPr>
                <w:rFonts w:hint="eastAsia" w:ascii="Consolas" w:hAnsi="Consolas" w:eastAsia="Consolas"/>
                <w:color w:val="000000"/>
                <w:sz w:val="21"/>
                <w:szCs w:val="21"/>
              </w:rPr>
              <w:t>(StringUtils.</w:t>
            </w:r>
            <w:r>
              <w:rPr>
                <w:rFonts w:hint="eastAsia" w:ascii="Consolas" w:hAnsi="Consolas" w:eastAsia="Consolas"/>
                <w:i/>
                <w:color w:val="000000"/>
                <w:sz w:val="21"/>
                <w:szCs w:val="21"/>
              </w:rPr>
              <w:t>isBlank</w:t>
            </w:r>
            <w:r>
              <w:rPr>
                <w:rFonts w:hint="eastAsia" w:ascii="Consolas" w:hAnsi="Consolas" w:eastAsia="Consolas"/>
                <w:color w:val="000000"/>
                <w:sz w:val="21"/>
                <w:szCs w:val="21"/>
              </w:rPr>
              <w:t>(</w:t>
            </w:r>
            <w:r>
              <w:rPr>
                <w:rFonts w:hint="eastAsia" w:ascii="Consolas" w:hAnsi="Consolas" w:eastAsia="Consolas"/>
                <w:color w:val="0000C0"/>
                <w:sz w:val="21"/>
                <w:szCs w:val="21"/>
              </w:rPr>
              <w:t>username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//添加错误信息</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.addFieldError(</w:t>
            </w:r>
            <w:r>
              <w:rPr>
                <w:rFonts w:hint="eastAsia" w:ascii="Consolas" w:hAnsi="Consolas" w:eastAsia="Consolas"/>
                <w:color w:val="2A00FF"/>
                <w:sz w:val="21"/>
                <w:szCs w:val="21"/>
              </w:rPr>
              <w:t>"usernameError"</w:t>
            </w:r>
            <w:r>
              <w:rPr>
                <w:rFonts w:hint="eastAsia" w:ascii="Consolas" w:hAnsi="Consolas" w:eastAsia="Consolas"/>
                <w:color w:val="000000"/>
                <w:sz w:val="21"/>
                <w:szCs w:val="21"/>
              </w:rPr>
              <w:t xml:space="preserve">, </w:t>
            </w:r>
            <w:r>
              <w:rPr>
                <w:rFonts w:hint="eastAsia" w:ascii="Consolas" w:hAnsi="Consolas" w:eastAsia="Consolas"/>
                <w:color w:val="2A00FF"/>
                <w:sz w:val="21"/>
                <w:szCs w:val="21"/>
              </w:rPr>
              <w:t>"用户名不能为空"</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//判断</w:t>
            </w:r>
            <w:r>
              <w:rPr>
                <w:rFonts w:hint="eastAsia" w:ascii="Consolas" w:hAnsi="Consolas" w:eastAsia="宋体"/>
                <w:color w:val="3F7F5F"/>
                <w:sz w:val="21"/>
                <w:szCs w:val="21"/>
                <w:lang w:val="en-US" w:eastAsia="zh-CN"/>
              </w:rPr>
              <w:t>密码</w:t>
            </w:r>
            <w:r>
              <w:rPr>
                <w:rFonts w:hint="eastAsia" w:ascii="Consolas" w:hAnsi="Consolas" w:eastAsia="Consolas"/>
                <w:color w:val="3F7F5F"/>
                <w:sz w:val="21"/>
                <w:szCs w:val="21"/>
              </w:rPr>
              <w:t>不能为空</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if</w:t>
            </w:r>
            <w:r>
              <w:rPr>
                <w:rFonts w:hint="eastAsia" w:ascii="Consolas" w:hAnsi="Consolas" w:eastAsia="Consolas"/>
                <w:color w:val="000000"/>
                <w:sz w:val="21"/>
                <w:szCs w:val="21"/>
              </w:rPr>
              <w:t>(StringUtils.</w:t>
            </w:r>
            <w:r>
              <w:rPr>
                <w:rFonts w:hint="eastAsia" w:ascii="Consolas" w:hAnsi="Consolas" w:eastAsia="Consolas"/>
                <w:i/>
                <w:color w:val="000000"/>
                <w:sz w:val="21"/>
                <w:szCs w:val="21"/>
              </w:rPr>
              <w:t>isBlank</w:t>
            </w:r>
            <w:r>
              <w:rPr>
                <w:rFonts w:hint="eastAsia" w:ascii="Consolas" w:hAnsi="Consolas" w:eastAsia="Consolas"/>
                <w:color w:val="000000"/>
                <w:sz w:val="21"/>
                <w:szCs w:val="21"/>
              </w:rPr>
              <w:t>(</w:t>
            </w:r>
            <w:r>
              <w:rPr>
                <w:rFonts w:hint="eastAsia" w:ascii="Consolas" w:hAnsi="Consolas" w:eastAsia="Consolas"/>
                <w:color w:val="0000C0"/>
                <w:sz w:val="21"/>
                <w:szCs w:val="21"/>
              </w:rPr>
              <w:t>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.addFieldError(</w:t>
            </w:r>
            <w:r>
              <w:rPr>
                <w:rFonts w:hint="eastAsia" w:ascii="Consolas" w:hAnsi="Consolas" w:eastAsia="Consolas"/>
                <w:color w:val="2A00FF"/>
                <w:sz w:val="21"/>
                <w:szCs w:val="21"/>
              </w:rPr>
              <w:t>"pwdError"</w:t>
            </w:r>
            <w:r>
              <w:rPr>
                <w:rFonts w:hint="eastAsia" w:ascii="Consolas" w:hAnsi="Consolas" w:eastAsia="Consolas"/>
                <w:color w:val="000000"/>
                <w:sz w:val="21"/>
                <w:szCs w:val="21"/>
              </w:rPr>
              <w:t xml:space="preserve">, </w:t>
            </w:r>
            <w:r>
              <w:rPr>
                <w:rFonts w:hint="eastAsia" w:ascii="Consolas" w:hAnsi="Consolas" w:eastAsia="Consolas"/>
                <w:color w:val="2A00FF"/>
                <w:sz w:val="21"/>
                <w:szCs w:val="21"/>
              </w:rPr>
              <w:t>"密码不能为空"</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getUsername()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username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setUsername(String username)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username</w:t>
            </w:r>
            <w:r>
              <w:rPr>
                <w:rFonts w:hint="eastAsia" w:ascii="Consolas" w:hAnsi="Consolas" w:eastAsia="Consolas"/>
                <w:color w:val="000000"/>
                <w:sz w:val="21"/>
                <w:szCs w:val="21"/>
              </w:rPr>
              <w:t xml:space="preserve"> = username;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getPwd()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setPwd(String pwd)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pwd</w:t>
            </w:r>
            <w:r>
              <w:rPr>
                <w:rFonts w:hint="eastAsia" w:ascii="Consolas" w:hAnsi="Consolas" w:eastAsia="Consolas"/>
                <w:color w:val="000000"/>
                <w:sz w:val="21"/>
                <w:szCs w:val="21"/>
              </w:rPr>
              <w:t xml:space="preserve"> = pwd;</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@Override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toString()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2A00FF"/>
                <w:sz w:val="21"/>
                <w:szCs w:val="21"/>
              </w:rPr>
              <w:t>"LoginAction [username="</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username</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 pwd="</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pwd</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w:t>
            </w:r>
          </w:p>
          <w:p>
            <w:pPr>
              <w:rPr>
                <w:rFonts w:hint="eastAsia"/>
                <w:sz w:val="21"/>
                <w:szCs w:val="21"/>
                <w:vertAlign w:val="baseline"/>
                <w:lang w:val="en-US" w:eastAsia="zh-CN"/>
              </w:rPr>
            </w:pPr>
          </w:p>
        </w:tc>
      </w:tr>
    </w:tbl>
    <w:p>
      <w:pPr>
        <w:ind w:firstLine="420"/>
        <w:rPr>
          <w:rFonts w:hint="eastAsia"/>
          <w:sz w:val="21"/>
          <w:szCs w:val="21"/>
          <w:lang w:val="en-US" w:eastAsia="zh-CN"/>
        </w:rPr>
      </w:pPr>
    </w:p>
    <w:p>
      <w:pPr>
        <w:ind w:firstLine="420"/>
        <w:rPr>
          <w:rFonts w:hint="eastAsia"/>
          <w:sz w:val="21"/>
          <w:szCs w:val="21"/>
          <w:lang w:val="en-US" w:eastAsia="zh-CN"/>
        </w:rPr>
      </w:pPr>
    </w:p>
    <w:p>
      <w:pPr>
        <w:rPr>
          <w:sz w:val="21"/>
          <w:szCs w:val="21"/>
        </w:rPr>
      </w:pPr>
    </w:p>
    <w:p>
      <w:pPr>
        <w:rPr>
          <w:sz w:val="21"/>
          <w:szCs w:val="21"/>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0"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 xml:space="preserve">&lt;!-- </w:t>
            </w:r>
            <w:r>
              <w:rPr>
                <w:rFonts w:hint="eastAsia" w:ascii="Consolas" w:hAnsi="Consolas" w:eastAsia="宋体"/>
                <w:color w:val="3F5FBF"/>
                <w:sz w:val="21"/>
                <w:szCs w:val="21"/>
                <w:lang w:eastAsia="zh-CN"/>
              </w:rPr>
              <w:t>a_validation</w:t>
            </w:r>
            <w:r>
              <w:rPr>
                <w:rFonts w:hint="eastAsia" w:ascii="Consolas" w:hAnsi="Consolas" w:eastAsia="Consolas"/>
                <w:color w:val="3F5FBF"/>
                <w:sz w:val="21"/>
                <w:szCs w:val="21"/>
              </w:rPr>
              <w:t xml:space="preserve">  中的代码中手动校验的action --&gt;</w:t>
            </w:r>
          </w:p>
          <w:p>
            <w:pPr>
              <w:spacing w:beforeLines="0" w:afterLines="0"/>
              <w:jc w:val="left"/>
              <w:rPr>
                <w:rFonts w:hint="eastAsia" w:ascii="Consolas" w:hAnsi="Consolas" w:eastAsia="Consolas"/>
                <w:color w:val="008080"/>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宋体"/>
                <w:i/>
                <w:color w:val="2A00FF"/>
                <w:sz w:val="21"/>
                <w:szCs w:val="21"/>
                <w:lang w:val="en-US" w:eastAsia="zh-CN"/>
              </w:rPr>
              <w:t>user_*</w:t>
            </w:r>
            <w:r>
              <w:rPr>
                <w:rFonts w:hint="eastAsia" w:ascii="Consolas" w:hAnsi="Consolas" w:eastAsia="Consolas"/>
                <w:i/>
                <w:color w:val="2A00FF"/>
                <w:sz w:val="21"/>
                <w:szCs w:val="21"/>
              </w:rPr>
              <w:t>"</w:t>
            </w:r>
            <w:r>
              <w:rPr>
                <w:rFonts w:hint="eastAsia" w:ascii="Consolas" w:hAnsi="Consolas" w:eastAsia="Consolas"/>
                <w:sz w:val="21"/>
                <w:szCs w:val="21"/>
              </w:rPr>
              <w:t xml:space="preserve"> </w:t>
            </w:r>
            <w:r>
              <w:rPr>
                <w:rFonts w:hint="eastAsia" w:ascii="Consolas" w:hAnsi="Consolas" w:eastAsia="Consolas"/>
                <w:color w:val="7F007F"/>
                <w:sz w:val="21"/>
                <w:szCs w:val="21"/>
              </w:rPr>
              <w:t>class</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Consolas"/>
                <w:i/>
                <w:color w:val="2A00FF"/>
                <w:sz w:val="21"/>
                <w:szCs w:val="21"/>
                <w:lang w:val="en-US" w:eastAsia="zh-CN"/>
              </w:rPr>
              <w:t>com.igeek</w:t>
            </w:r>
            <w:r>
              <w:rPr>
                <w:rFonts w:hint="eastAsia" w:ascii="Consolas" w:hAnsi="Consolas" w:eastAsia="Consolas"/>
                <w:i/>
                <w:color w:val="2A00FF"/>
                <w:sz w:val="21"/>
                <w:szCs w:val="21"/>
                <w:lang w:eastAsia="zh-CN"/>
              </w:rPr>
              <w:t>_</w:t>
            </w:r>
            <w:r>
              <w:rPr>
                <w:rFonts w:hint="eastAsia" w:ascii="Consolas" w:hAnsi="Consolas" w:eastAsia="Consolas"/>
                <w:i/>
                <w:color w:val="2A00FF"/>
                <w:sz w:val="21"/>
                <w:szCs w:val="21"/>
                <w:lang w:val="en-US" w:eastAsia="zh-CN"/>
              </w:rPr>
              <w:t>01_</w:t>
            </w:r>
            <w:r>
              <w:rPr>
                <w:rFonts w:hint="eastAsia" w:ascii="Consolas" w:hAnsi="Consolas" w:eastAsia="Consolas"/>
                <w:i/>
                <w:color w:val="2A00FF"/>
                <w:sz w:val="21"/>
                <w:szCs w:val="21"/>
                <w:lang w:eastAsia="zh-CN"/>
              </w:rPr>
              <w:t>validation</w:t>
            </w:r>
            <w:r>
              <w:rPr>
                <w:rFonts w:hint="eastAsia" w:ascii="Consolas" w:hAnsi="Consolas" w:eastAsia="Consolas"/>
                <w:i/>
                <w:color w:val="2A00FF"/>
                <w:sz w:val="21"/>
                <w:szCs w:val="21"/>
              </w:rPr>
              <w:t>.LoginAction"</w:t>
            </w:r>
            <w:r>
              <w:rPr>
                <w:rFonts w:hint="eastAsia" w:ascii="Consolas" w:hAnsi="Consolas" w:eastAsia="Consolas"/>
                <w:sz w:val="21"/>
                <w:szCs w:val="21"/>
              </w:rPr>
              <w:t xml:space="preserve"> </w:t>
            </w:r>
            <w:r>
              <w:rPr>
                <w:rFonts w:hint="eastAsia" w:ascii="Consolas" w:hAnsi="Consolas" w:eastAsia="Consolas"/>
                <w:color w:val="7F007F"/>
                <w:sz w:val="21"/>
                <w:szCs w:val="21"/>
              </w:rPr>
              <w:t>method</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宋体"/>
                <w:i/>
                <w:color w:val="2A00FF"/>
                <w:sz w:val="21"/>
                <w:szCs w:val="21"/>
                <w:lang w:val="en-US" w:eastAsia="zh-CN"/>
              </w:rPr>
              <w:t>{1}</w:t>
            </w:r>
            <w:r>
              <w:rPr>
                <w:rFonts w:hint="eastAsia" w:ascii="Consolas" w:hAnsi="Consolas" w:eastAsia="Consolas"/>
                <w:i/>
                <w:color w:val="2A00FF"/>
                <w:sz w:val="21"/>
                <w:szCs w:val="21"/>
              </w:rPr>
              <w:t>"</w:t>
            </w:r>
            <w:r>
              <w:rPr>
                <w:rFonts w:hint="eastAsia" w:ascii="Consolas" w:hAnsi="Consolas" w:eastAsia="Consolas"/>
                <w:color w:val="008080"/>
                <w:sz w:val="21"/>
                <w:szCs w:val="21"/>
              </w:rPr>
              <w:t>&gt;</w:t>
            </w:r>
          </w:p>
          <w:p>
            <w:pPr>
              <w:spacing w:beforeLines="0" w:afterLines="0"/>
              <w:jc w:val="left"/>
              <w:rPr>
                <w:rFonts w:hint="eastAsia" w:ascii="Consolas" w:hAnsi="Consolas" w:eastAsia="宋体"/>
                <w:color w:val="3F5FBF"/>
                <w:sz w:val="21"/>
                <w:szCs w:val="21"/>
                <w:lang w:eastAsia="zh-CN"/>
              </w:rPr>
            </w:pPr>
            <w:r>
              <w:rPr>
                <w:rFonts w:hint="eastAsia" w:ascii="Consolas" w:hAnsi="Consolas" w:eastAsia="宋体"/>
                <w:color w:val="3F5FBF"/>
                <w:sz w:val="21"/>
                <w:szCs w:val="21"/>
                <w:lang w:eastAsia="zh-CN"/>
              </w:rPr>
              <w:t>&lt;!-- 验证不通过 --&gt;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"input"</w:t>
            </w:r>
            <w:r>
              <w:rPr>
                <w:rFonts w:hint="eastAsia" w:ascii="Consolas" w:hAnsi="Consolas" w:eastAsia="Consolas"/>
                <w:color w:val="008080"/>
                <w:sz w:val="21"/>
                <w:szCs w:val="21"/>
              </w:rPr>
              <w:t>&gt;</w:t>
            </w:r>
            <w:r>
              <w:rPr>
                <w:rFonts w:hint="eastAsia" w:ascii="Consolas" w:hAnsi="Consolas" w:eastAsia="Consolas"/>
                <w:color w:val="000000"/>
                <w:sz w:val="21"/>
                <w:szCs w:val="21"/>
              </w:rPr>
              <w:t>/</w:t>
            </w:r>
            <w:r>
              <w:rPr>
                <w:rFonts w:hint="eastAsia" w:ascii="Consolas" w:hAnsi="Consolas" w:eastAsia="宋体"/>
                <w:color w:val="000000"/>
                <w:sz w:val="21"/>
                <w:szCs w:val="21"/>
                <w:lang w:eastAsia="zh-CN"/>
              </w:rPr>
              <w:t>a_validation</w:t>
            </w:r>
            <w:r>
              <w:rPr>
                <w:rFonts w:hint="eastAsia" w:ascii="Consolas" w:hAnsi="Consolas" w:eastAsia="Consolas"/>
                <w:color w:val="000000"/>
                <w:sz w:val="21"/>
                <w:szCs w:val="21"/>
              </w:rPr>
              <w:t>/login.jsp</w:t>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color w:val="008080"/>
                <w:sz w:val="21"/>
                <w:szCs w:val="21"/>
              </w:rPr>
              <w:t>&gt;</w:t>
            </w:r>
          </w:p>
          <w:p>
            <w:pPr>
              <w:rPr>
                <w:sz w:val="21"/>
                <w:szCs w:val="21"/>
                <w:vertAlign w:val="baseline"/>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color w:val="008080"/>
                <w:sz w:val="21"/>
                <w:szCs w:val="21"/>
              </w:rPr>
              <w:t>&gt;</w:t>
            </w:r>
          </w:p>
        </w:tc>
      </w:tr>
    </w:tbl>
    <w:p>
      <w:pPr>
        <w:rPr>
          <w:sz w:val="21"/>
          <w:szCs w:val="21"/>
        </w:rPr>
      </w:pPr>
    </w:p>
    <w:p>
      <w:pPr>
        <w:rPr>
          <w:sz w:val="21"/>
          <w:szCs w:val="21"/>
        </w:rPr>
      </w:pPr>
    </w:p>
    <w:p>
      <w:pPr>
        <w:rPr>
          <w:sz w:val="21"/>
          <w:szCs w:val="21"/>
        </w:rPr>
      </w:pPr>
      <w:r>
        <w:rPr>
          <w:rFonts w:hint="eastAsia"/>
          <w:sz w:val="21"/>
          <w:szCs w:val="21"/>
        </w:rPr>
        <w:t>提示：</w:t>
      </w:r>
    </w:p>
    <w:p>
      <w:pPr>
        <w:rPr>
          <w:sz w:val="21"/>
          <w:szCs w:val="21"/>
          <w:highlight w:val="yellow"/>
        </w:rPr>
      </w:pPr>
      <w:r>
        <w:rPr>
          <w:rFonts w:hint="eastAsia"/>
          <w:sz w:val="21"/>
          <w:szCs w:val="21"/>
          <w:highlight w:val="yellow"/>
        </w:rPr>
        <w:t>1．被校验方法首字母 要大写。</w:t>
      </w:r>
    </w:p>
    <w:p>
      <w:pPr>
        <w:rPr>
          <w:rFonts w:hint="eastAsia"/>
          <w:sz w:val="21"/>
          <w:szCs w:val="21"/>
          <w:highlight w:val="yellow"/>
        </w:rPr>
      </w:pPr>
      <w:r>
        <w:rPr>
          <w:rFonts w:hint="eastAsia"/>
          <w:sz w:val="21"/>
          <w:szCs w:val="21"/>
          <w:highlight w:val="yellow"/>
        </w:rPr>
        <w:t>2．全局校验</w:t>
      </w:r>
      <w:r>
        <w:rPr>
          <w:rFonts w:hint="eastAsia"/>
          <w:sz w:val="21"/>
          <w:szCs w:val="21"/>
          <w:highlight w:val="yellow"/>
          <w:lang w:val="en-US" w:eastAsia="zh-CN"/>
        </w:rPr>
        <w:t>一定</w:t>
      </w:r>
      <w:r>
        <w:rPr>
          <w:rFonts w:hint="eastAsia"/>
          <w:sz w:val="21"/>
          <w:szCs w:val="21"/>
          <w:highlight w:val="yellow"/>
        </w:rPr>
        <w:t>会执行，</w:t>
      </w:r>
      <w:r>
        <w:rPr>
          <w:rFonts w:hint="eastAsia"/>
          <w:sz w:val="21"/>
          <w:szCs w:val="21"/>
          <w:highlight w:val="yellow"/>
          <w:lang w:val="en-US" w:eastAsia="zh-CN"/>
        </w:rPr>
        <w:t>如果出现</w:t>
      </w:r>
      <w:r>
        <w:rPr>
          <w:rFonts w:hint="eastAsia"/>
          <w:sz w:val="21"/>
          <w:szCs w:val="21"/>
          <w:highlight w:val="yellow"/>
        </w:rPr>
        <w:t>局部校验。先</w:t>
      </w:r>
      <w:r>
        <w:rPr>
          <w:rFonts w:hint="eastAsia"/>
          <w:sz w:val="21"/>
          <w:szCs w:val="21"/>
          <w:highlight w:val="yellow"/>
          <w:lang w:val="en-US" w:eastAsia="zh-CN"/>
        </w:rPr>
        <w:t>执行</w:t>
      </w:r>
      <w:r>
        <w:rPr>
          <w:rFonts w:hint="eastAsia"/>
          <w:sz w:val="21"/>
          <w:szCs w:val="21"/>
          <w:highlight w:val="yellow"/>
        </w:rPr>
        <w:t>的局部校验</w:t>
      </w:r>
      <w:r>
        <w:rPr>
          <w:rFonts w:hint="eastAsia"/>
          <w:sz w:val="21"/>
          <w:szCs w:val="21"/>
          <w:highlight w:val="yellow"/>
          <w:lang w:eastAsia="zh-CN"/>
        </w:rPr>
        <w:t>，</w:t>
      </w:r>
      <w:r>
        <w:rPr>
          <w:rFonts w:hint="eastAsia"/>
          <w:sz w:val="21"/>
          <w:szCs w:val="21"/>
          <w:highlight w:val="yellow"/>
          <w:lang w:val="en-US" w:eastAsia="zh-CN"/>
        </w:rPr>
        <w:t>再执行全局校验</w:t>
      </w:r>
      <w:r>
        <w:rPr>
          <w:rFonts w:hint="eastAsia"/>
          <w:sz w:val="21"/>
          <w:szCs w:val="21"/>
          <w:highlight w:val="yellow"/>
        </w:rPr>
        <w:t>。</w:t>
      </w:r>
    </w:p>
    <w:p>
      <w:pPr>
        <w:rPr>
          <w:rFonts w:hint="eastAsia" w:eastAsiaTheme="minorEastAsia"/>
          <w:sz w:val="21"/>
          <w:szCs w:val="21"/>
          <w:highlight w:val="yellow"/>
          <w:lang w:eastAsia="zh-CN"/>
        </w:rPr>
      </w:pPr>
      <w:r>
        <w:rPr>
          <w:rFonts w:hint="eastAsia"/>
          <w:sz w:val="21"/>
          <w:szCs w:val="21"/>
          <w:highlight w:val="yellow"/>
          <w:lang w:eastAsia="zh-CN"/>
        </w:rPr>
        <w:t>【</w:t>
      </w:r>
      <w:r>
        <w:rPr>
          <w:rFonts w:hint="eastAsia"/>
          <w:sz w:val="21"/>
          <w:szCs w:val="21"/>
          <w:highlight w:val="yellow"/>
          <w:lang w:val="en-US" w:eastAsia="zh-CN"/>
        </w:rPr>
        <w:t>注意点</w:t>
      </w:r>
      <w:r>
        <w:rPr>
          <w:rFonts w:hint="eastAsia"/>
          <w:sz w:val="21"/>
          <w:szCs w:val="21"/>
          <w:highlight w:val="yellow"/>
          <w:lang w:eastAsia="zh-CN"/>
        </w:rPr>
        <w:t>】</w:t>
      </w:r>
    </w:p>
    <w:p>
      <w:pPr>
        <w:rPr>
          <w:rFonts w:hint="eastAsia"/>
          <w:sz w:val="21"/>
          <w:szCs w:val="21"/>
          <w:lang w:val="en-US" w:eastAsia="zh-CN"/>
        </w:rPr>
      </w:pPr>
      <w:r>
        <w:rPr>
          <w:rFonts w:hint="eastAsia"/>
          <w:sz w:val="21"/>
          <w:szCs w:val="21"/>
          <w:lang w:val="en-US" w:eastAsia="zh-CN"/>
        </w:rPr>
        <w:t>你的局部校验和全局校验不能同时对同一个表单内容进行矛盾的校验</w:t>
      </w:r>
    </w:p>
    <w:p>
      <w:pPr>
        <w:rPr>
          <w:rFonts w:hint="eastAsia"/>
          <w:sz w:val="21"/>
          <w:szCs w:val="21"/>
          <w:lang w:val="en-US" w:eastAsia="zh-CN"/>
        </w:rPr>
      </w:pPr>
      <w:r>
        <w:rPr>
          <w:rFonts w:hint="eastAsia"/>
          <w:sz w:val="21"/>
          <w:szCs w:val="21"/>
          <w:lang w:val="en-US" w:eastAsia="zh-CN"/>
        </w:rPr>
        <w:t>局部校验：age：18--30</w:t>
      </w:r>
    </w:p>
    <w:p>
      <w:pPr>
        <w:rPr>
          <w:rFonts w:hint="eastAsia"/>
          <w:sz w:val="21"/>
          <w:szCs w:val="21"/>
          <w:lang w:val="en-US" w:eastAsia="zh-CN"/>
        </w:rPr>
      </w:pPr>
      <w:r>
        <w:rPr>
          <w:rFonts w:hint="eastAsia"/>
          <w:sz w:val="21"/>
          <w:szCs w:val="21"/>
          <w:lang w:val="en-US" w:eastAsia="zh-CN"/>
        </w:rPr>
        <w:t>全局校验：age：40--50</w:t>
      </w:r>
    </w:p>
    <w:p>
      <w:pPr>
        <w:rPr>
          <w:sz w:val="21"/>
          <w:szCs w:val="21"/>
        </w:rPr>
      </w:pPr>
    </w:p>
    <w:p>
      <w:pPr>
        <w:pStyle w:val="3"/>
        <w:ind w:left="575" w:leftChars="0" w:hanging="575" w:firstLineChars="0"/>
      </w:pPr>
      <w:r>
        <w:rPr>
          <w:rFonts w:hint="eastAsia"/>
        </w:rPr>
        <w:t>XML配置规则校验</w:t>
      </w:r>
    </w:p>
    <w:p>
      <w:pPr>
        <w:rPr>
          <w:sz w:val="21"/>
          <w:szCs w:val="21"/>
        </w:rPr>
      </w:pPr>
      <w:r>
        <w:rPr>
          <w:rFonts w:hint="eastAsia"/>
          <w:sz w:val="21"/>
          <w:szCs w:val="21"/>
        </w:rPr>
        <w:t>手动代码校验，不适用于 表单元素非常多情况，造成代码量很大，且不容易维护（代码耦合性太强！！！）。企业中一般推荐使用xml文件来配置表单校验。</w:t>
      </w:r>
    </w:p>
    <w:p>
      <w:pPr>
        <w:rPr>
          <w:sz w:val="21"/>
          <w:szCs w:val="21"/>
        </w:rPr>
      </w:pPr>
    </w:p>
    <w:p>
      <w:pPr>
        <w:rPr>
          <w:color w:val="FF0000"/>
          <w:sz w:val="21"/>
          <w:szCs w:val="21"/>
        </w:rPr>
      </w:pPr>
      <w:r>
        <w:rPr>
          <w:rFonts w:hint="eastAsia"/>
          <w:sz w:val="21"/>
          <w:szCs w:val="21"/>
        </w:rPr>
        <w:t>执行xml配置校验的要求：</w:t>
      </w:r>
      <w:r>
        <w:rPr>
          <w:rFonts w:hint="eastAsia"/>
          <w:sz w:val="21"/>
          <w:szCs w:val="21"/>
        </w:rPr>
        <w:tab/>
      </w:r>
      <w:r>
        <w:rPr>
          <w:rFonts w:hint="eastAsia"/>
          <w:color w:val="FF0000"/>
          <w:sz w:val="21"/>
          <w:szCs w:val="21"/>
        </w:rPr>
        <w:t>Action 必须继承ActionSupport类 （为了实现 Validateable接口）。</w:t>
      </w:r>
    </w:p>
    <w:p>
      <w:pPr>
        <w:rPr>
          <w:sz w:val="21"/>
          <w:szCs w:val="21"/>
        </w:rPr>
      </w:pPr>
    </w:p>
    <w:p>
      <w:pPr>
        <w:rPr>
          <w:rFonts w:hint="eastAsia"/>
          <w:sz w:val="21"/>
          <w:szCs w:val="21"/>
          <w:lang w:val="en-US" w:eastAsia="zh-CN"/>
        </w:rPr>
      </w:pPr>
      <w:r>
        <w:rPr>
          <w:sz w:val="21"/>
          <w:szCs w:val="21"/>
        </w:rPr>
        <w:t>这里根据校验规则生效的范围分为全局校验和局部校验两种。</w:t>
      </w:r>
      <w:r>
        <w:rPr>
          <w:rFonts w:hint="eastAsia"/>
          <w:sz w:val="21"/>
          <w:szCs w:val="21"/>
          <w:lang w:val="en-US" w:eastAsia="zh-CN"/>
        </w:rPr>
        <w:t>--跟手动校验的两种方式是对应的</w:t>
      </w:r>
    </w:p>
    <w:p>
      <w:pPr>
        <w:rPr>
          <w:rFonts w:hint="eastAsia"/>
          <w:sz w:val="21"/>
          <w:szCs w:val="21"/>
          <w:lang w:val="en-US" w:eastAsia="zh-CN"/>
        </w:rPr>
      </w:pPr>
      <w:r>
        <w:rPr>
          <w:rFonts w:hint="eastAsia"/>
          <w:sz w:val="21"/>
          <w:szCs w:val="21"/>
          <w:lang w:val="en-US" w:eastAsia="zh-CN"/>
        </w:rPr>
        <w:t>全局校验：对Action中的所有的方法都生效</w:t>
      </w:r>
    </w:p>
    <w:p>
      <w:pPr>
        <w:rPr>
          <w:rFonts w:hint="eastAsia"/>
          <w:sz w:val="21"/>
          <w:szCs w:val="21"/>
          <w:lang w:val="en-US" w:eastAsia="zh-CN"/>
        </w:rPr>
      </w:pPr>
      <w:r>
        <w:rPr>
          <w:rFonts w:hint="eastAsia"/>
          <w:sz w:val="21"/>
          <w:szCs w:val="21"/>
          <w:lang w:val="en-US" w:eastAsia="zh-CN"/>
        </w:rPr>
        <w:t>局部校验：对Action中的某个方法生效</w:t>
      </w:r>
    </w:p>
    <w:p>
      <w:pPr>
        <w:pStyle w:val="4"/>
        <w:numPr>
          <w:ilvl w:val="2"/>
          <w:numId w:val="8"/>
        </w:numPr>
      </w:pPr>
      <w:r>
        <w:rPr>
          <w:sz w:val="21"/>
          <w:szCs w:val="21"/>
        </w:rPr>
        <w:t>全局校验</w:t>
      </w:r>
    </w:p>
    <w:p>
      <w:pPr>
        <w:rPr>
          <w:rFonts w:hint="eastAsia"/>
          <w:sz w:val="21"/>
          <w:szCs w:val="21"/>
        </w:rPr>
      </w:pPr>
      <w:r>
        <w:rPr>
          <w:rFonts w:hint="eastAsia"/>
          <w:sz w:val="21"/>
          <w:szCs w:val="21"/>
          <w:lang w:val="en-US" w:eastAsia="zh-CN"/>
        </w:rPr>
        <w:t>需求：校验用户名和密码不能为空。</w:t>
      </w:r>
    </w:p>
    <w:p>
      <w:pPr>
        <w:rPr>
          <w:rFonts w:hint="eastAsia"/>
          <w:sz w:val="21"/>
          <w:szCs w:val="21"/>
        </w:rPr>
      </w:pPr>
      <w:r>
        <w:rPr>
          <w:rFonts w:hint="eastAsia"/>
          <w:sz w:val="21"/>
          <w:szCs w:val="21"/>
        </w:rPr>
        <w:t>作用域范围：校验当前Action 所有方法</w:t>
      </w:r>
    </w:p>
    <w:p>
      <w:pPr>
        <w:rPr>
          <w:sz w:val="21"/>
          <w:szCs w:val="21"/>
        </w:rPr>
      </w:pPr>
      <w:r>
        <w:rPr>
          <w:rFonts w:hint="eastAsia"/>
          <w:sz w:val="21"/>
          <w:szCs w:val="21"/>
        </w:rPr>
        <w:t xml:space="preserve">编写xml的方法：在Action类所在包，创建 </w:t>
      </w:r>
      <w:r>
        <w:rPr>
          <w:rFonts w:hint="eastAsia"/>
          <w:color w:val="FF0000"/>
          <w:sz w:val="21"/>
          <w:szCs w:val="21"/>
        </w:rPr>
        <w:t>Action类名-validation.xml</w:t>
      </w:r>
      <w:r>
        <w:rPr>
          <w:rFonts w:hint="eastAsia"/>
          <w:sz w:val="21"/>
          <w:szCs w:val="21"/>
        </w:rPr>
        <w:t xml:space="preserve"> </w:t>
      </w:r>
    </w:p>
    <w:p>
      <w:pPr>
        <w:rPr>
          <w:sz w:val="21"/>
          <w:szCs w:val="21"/>
        </w:rPr>
      </w:pPr>
    </w:p>
    <w:p>
      <w:pPr>
        <w:rPr>
          <w:sz w:val="21"/>
          <w:szCs w:val="21"/>
        </w:rPr>
      </w:pPr>
      <w:r>
        <w:rPr>
          <w:rFonts w:hint="eastAsia"/>
          <w:sz w:val="21"/>
          <w:szCs w:val="21"/>
          <w:highlight w:val="yellow"/>
          <w:lang w:eastAsia="zh-CN"/>
        </w:rPr>
        <w:t>【</w:t>
      </w:r>
      <w:r>
        <w:rPr>
          <w:rFonts w:hint="eastAsia"/>
          <w:sz w:val="21"/>
          <w:szCs w:val="21"/>
          <w:highlight w:val="yellow"/>
          <w:lang w:val="en-US" w:eastAsia="zh-CN"/>
        </w:rPr>
        <w:t>第一步</w:t>
      </w:r>
      <w:r>
        <w:rPr>
          <w:rFonts w:hint="eastAsia"/>
          <w:sz w:val="21"/>
          <w:szCs w:val="21"/>
          <w:highlight w:val="yellow"/>
          <w:lang w:eastAsia="zh-CN"/>
        </w:rPr>
        <w:t>】</w:t>
      </w:r>
      <w:r>
        <w:rPr>
          <w:rFonts w:hint="eastAsia"/>
          <w:sz w:val="21"/>
          <w:szCs w:val="21"/>
          <w:lang w:val="en-US" w:eastAsia="zh-CN"/>
        </w:rPr>
        <w:t>在a_validation文件夹，创建mylogin.jsp页面，用来完成xml的全局校验功能，</w:t>
      </w:r>
      <w:r>
        <w:rPr>
          <w:rFonts w:hint="eastAsia"/>
          <w:sz w:val="21"/>
          <w:szCs w:val="21"/>
        </w:rPr>
        <w:t>页面代码：</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442"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BF5F3F"/>
                <w:sz w:val="21"/>
                <w:szCs w:val="21"/>
              </w:rPr>
              <w:t>&lt;%@</w:t>
            </w:r>
            <w:r>
              <w:rPr>
                <w:rFonts w:hint="eastAsia" w:ascii="Consolas" w:hAnsi="Consolas" w:eastAsia="Consolas"/>
                <w:sz w:val="21"/>
                <w:szCs w:val="21"/>
              </w:rPr>
              <w:t xml:space="preserve"> </w:t>
            </w:r>
            <w:r>
              <w:rPr>
                <w:rFonts w:hint="eastAsia" w:ascii="Consolas" w:hAnsi="Consolas" w:eastAsia="Consolas"/>
                <w:color w:val="3F7F7F"/>
                <w:sz w:val="21"/>
                <w:szCs w:val="21"/>
              </w:rPr>
              <w:t>page</w:t>
            </w:r>
            <w:r>
              <w:rPr>
                <w:rFonts w:hint="eastAsia" w:ascii="Consolas" w:hAnsi="Consolas" w:eastAsia="Consolas"/>
                <w:sz w:val="21"/>
                <w:szCs w:val="21"/>
              </w:rPr>
              <w:t xml:space="preserve"> </w:t>
            </w:r>
            <w:r>
              <w:rPr>
                <w:rFonts w:hint="eastAsia" w:ascii="Consolas" w:hAnsi="Consolas" w:eastAsia="Consolas"/>
                <w:color w:val="7F007F"/>
                <w:sz w:val="21"/>
                <w:szCs w:val="21"/>
              </w:rPr>
              <w:t>language</w:t>
            </w:r>
            <w:r>
              <w:rPr>
                <w:rFonts w:hint="eastAsia" w:ascii="Consolas" w:hAnsi="Consolas" w:eastAsia="Consolas"/>
                <w:color w:val="000000"/>
                <w:sz w:val="21"/>
                <w:szCs w:val="21"/>
              </w:rPr>
              <w:t>=</w:t>
            </w:r>
            <w:r>
              <w:rPr>
                <w:rFonts w:hint="eastAsia" w:ascii="Consolas" w:hAnsi="Consolas" w:eastAsia="Consolas"/>
                <w:i/>
                <w:color w:val="2A00FF"/>
                <w:sz w:val="21"/>
                <w:szCs w:val="21"/>
              </w:rPr>
              <w:t>"java"</w:t>
            </w:r>
            <w:r>
              <w:rPr>
                <w:rFonts w:hint="eastAsia" w:ascii="Consolas" w:hAnsi="Consolas" w:eastAsia="Consolas"/>
                <w:sz w:val="21"/>
                <w:szCs w:val="21"/>
              </w:rPr>
              <w:t xml:space="preserve"> </w:t>
            </w:r>
            <w:r>
              <w:rPr>
                <w:rFonts w:hint="eastAsia" w:ascii="Consolas" w:hAnsi="Consolas" w:eastAsia="Consolas"/>
                <w:color w:val="7F007F"/>
                <w:sz w:val="21"/>
                <w:szCs w:val="21"/>
              </w:rPr>
              <w:t>contentType</w:t>
            </w:r>
            <w:r>
              <w:rPr>
                <w:rFonts w:hint="eastAsia" w:ascii="Consolas" w:hAnsi="Consolas" w:eastAsia="Consolas"/>
                <w:color w:val="000000"/>
                <w:sz w:val="21"/>
                <w:szCs w:val="21"/>
              </w:rPr>
              <w:t>=</w:t>
            </w:r>
            <w:r>
              <w:rPr>
                <w:rFonts w:hint="eastAsia" w:ascii="Consolas" w:hAnsi="Consolas" w:eastAsia="Consolas"/>
                <w:i/>
                <w:color w:val="2A00FF"/>
                <w:sz w:val="21"/>
                <w:szCs w:val="21"/>
              </w:rPr>
              <w:t>"text/html; charset=UTF-8"</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7F007F"/>
                <w:sz w:val="21"/>
                <w:szCs w:val="21"/>
              </w:rPr>
              <w:t>pageEncoding</w:t>
            </w:r>
            <w:r>
              <w:rPr>
                <w:rFonts w:hint="eastAsia" w:ascii="Consolas" w:hAnsi="Consolas" w:eastAsia="Consolas"/>
                <w:color w:val="000000"/>
                <w:sz w:val="21"/>
                <w:szCs w:val="21"/>
              </w:rPr>
              <w:t>=</w:t>
            </w:r>
            <w:r>
              <w:rPr>
                <w:rFonts w:hint="eastAsia" w:ascii="Consolas" w:hAnsi="Consolas" w:eastAsia="Consolas"/>
                <w:i/>
                <w:color w:val="2A00FF"/>
                <w:sz w:val="21"/>
                <w:szCs w:val="21"/>
              </w:rPr>
              <w:t>"UTF-8"</w:t>
            </w:r>
            <w:r>
              <w:rPr>
                <w:rFonts w:hint="eastAsia" w:ascii="Consolas" w:hAnsi="Consolas" w:eastAsia="Consolas"/>
                <w:color w:val="BF5F3F"/>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BF5F3F"/>
                <w:sz w:val="21"/>
                <w:szCs w:val="21"/>
              </w:rPr>
              <w:t>&lt;%@</w:t>
            </w:r>
            <w:r>
              <w:rPr>
                <w:rFonts w:hint="eastAsia" w:ascii="Consolas" w:hAnsi="Consolas" w:eastAsia="Consolas"/>
                <w:sz w:val="21"/>
                <w:szCs w:val="21"/>
              </w:rPr>
              <w:t xml:space="preserve"> </w:t>
            </w:r>
            <w:r>
              <w:rPr>
                <w:rFonts w:hint="eastAsia" w:ascii="Consolas" w:hAnsi="Consolas" w:eastAsia="Consolas"/>
                <w:color w:val="3F7F7F"/>
                <w:sz w:val="21"/>
                <w:szCs w:val="21"/>
              </w:rPr>
              <w:t>taglib</w:t>
            </w:r>
            <w:r>
              <w:rPr>
                <w:rFonts w:hint="eastAsia" w:ascii="Consolas" w:hAnsi="Consolas" w:eastAsia="Consolas"/>
                <w:sz w:val="21"/>
                <w:szCs w:val="21"/>
              </w:rPr>
              <w:t xml:space="preserve"> </w:t>
            </w:r>
            <w:r>
              <w:rPr>
                <w:rFonts w:hint="eastAsia" w:ascii="Consolas" w:hAnsi="Consolas" w:eastAsia="Consolas"/>
                <w:color w:val="7F007F"/>
                <w:sz w:val="21"/>
                <w:szCs w:val="21"/>
              </w:rPr>
              <w:t>uri</w:t>
            </w:r>
            <w:r>
              <w:rPr>
                <w:rFonts w:hint="eastAsia" w:ascii="Consolas" w:hAnsi="Consolas" w:eastAsia="Consolas"/>
                <w:color w:val="000000"/>
                <w:sz w:val="21"/>
                <w:szCs w:val="21"/>
              </w:rPr>
              <w:t>=</w:t>
            </w:r>
            <w:r>
              <w:rPr>
                <w:rFonts w:hint="eastAsia" w:ascii="Consolas" w:hAnsi="Consolas" w:eastAsia="Consolas"/>
                <w:i/>
                <w:color w:val="2A00FF"/>
                <w:sz w:val="21"/>
                <w:szCs w:val="21"/>
              </w:rPr>
              <w:t>"/struts-tags"</w:t>
            </w:r>
            <w:r>
              <w:rPr>
                <w:rFonts w:hint="eastAsia" w:ascii="Consolas" w:hAnsi="Consolas" w:eastAsia="Consolas"/>
                <w:sz w:val="21"/>
                <w:szCs w:val="21"/>
              </w:rPr>
              <w:t xml:space="preserve">  </w:t>
            </w:r>
            <w:r>
              <w:rPr>
                <w:rFonts w:hint="eastAsia" w:ascii="Consolas" w:hAnsi="Consolas" w:eastAsia="Consolas"/>
                <w:color w:val="7F007F"/>
                <w:sz w:val="21"/>
                <w:szCs w:val="21"/>
              </w:rPr>
              <w:t>prefix</w:t>
            </w:r>
            <w:r>
              <w:rPr>
                <w:rFonts w:hint="eastAsia" w:ascii="Consolas" w:hAnsi="Consolas" w:eastAsia="Consolas"/>
                <w:color w:val="000000"/>
                <w:sz w:val="21"/>
                <w:szCs w:val="21"/>
              </w:rPr>
              <w:t>=</w:t>
            </w:r>
            <w:r>
              <w:rPr>
                <w:rFonts w:hint="eastAsia" w:ascii="Consolas" w:hAnsi="Consolas" w:eastAsia="Consolas"/>
                <w:i/>
                <w:color w:val="2A00FF"/>
                <w:sz w:val="21"/>
                <w:szCs w:val="21"/>
              </w:rPr>
              <w:t>"s"</w:t>
            </w:r>
            <w:r>
              <w:rPr>
                <w:rFonts w:hint="eastAsia" w:ascii="Consolas" w:hAnsi="Consolas" w:eastAsia="Consolas"/>
                <w:color w:val="BF5F3F"/>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DOCTYPE</w:t>
            </w:r>
            <w:r>
              <w:rPr>
                <w:rFonts w:hint="eastAsia" w:ascii="Consolas" w:hAnsi="Consolas" w:eastAsia="Consolas"/>
                <w:sz w:val="21"/>
                <w:szCs w:val="21"/>
              </w:rPr>
              <w:t xml:space="preserve"> </w:t>
            </w:r>
            <w:r>
              <w:rPr>
                <w:rFonts w:hint="eastAsia" w:ascii="Consolas" w:hAnsi="Consolas" w:eastAsia="Consolas"/>
                <w:color w:val="008080"/>
                <w:sz w:val="21"/>
                <w:szCs w:val="21"/>
              </w:rPr>
              <w:t>html</w:t>
            </w:r>
            <w:r>
              <w:rPr>
                <w:rFonts w:hint="eastAsia" w:ascii="Consolas" w:hAnsi="Consolas" w:eastAsia="Consolas"/>
                <w:sz w:val="21"/>
                <w:szCs w:val="21"/>
              </w:rPr>
              <w:t xml:space="preserve"> </w:t>
            </w:r>
            <w:r>
              <w:rPr>
                <w:rFonts w:hint="eastAsia" w:ascii="Consolas" w:hAnsi="Consolas" w:eastAsia="Consolas"/>
                <w:color w:val="808080"/>
                <w:sz w:val="21"/>
                <w:szCs w:val="21"/>
              </w:rPr>
              <w:t>PUBLIC</w:t>
            </w:r>
            <w:r>
              <w:rPr>
                <w:rFonts w:hint="eastAsia" w:ascii="Consolas" w:hAnsi="Consolas" w:eastAsia="Consolas"/>
                <w:sz w:val="21"/>
                <w:szCs w:val="21"/>
              </w:rPr>
              <w:t xml:space="preserve"> </w:t>
            </w:r>
            <w:r>
              <w:rPr>
                <w:rFonts w:hint="eastAsia" w:ascii="Consolas" w:hAnsi="Consolas" w:eastAsia="Consolas"/>
                <w:color w:val="008080"/>
                <w:sz w:val="21"/>
                <w:szCs w:val="21"/>
              </w:rPr>
              <w:t>"-//W3C//DTD HTML 4.01 Transitional//EN"</w:t>
            </w:r>
            <w:r>
              <w:rPr>
                <w:rFonts w:hint="eastAsia" w:ascii="Consolas" w:hAnsi="Consolas" w:eastAsia="Consolas"/>
                <w:sz w:val="21"/>
                <w:szCs w:val="21"/>
              </w:rPr>
              <w:t xml:space="preserve"> </w:t>
            </w:r>
            <w:r>
              <w:rPr>
                <w:rFonts w:hint="eastAsia" w:ascii="Consolas" w:hAnsi="Consolas" w:eastAsia="Consolas"/>
                <w:color w:val="3F7F5F"/>
                <w:sz w:val="21"/>
                <w:szCs w:val="21"/>
              </w:rPr>
              <w:t>"http://www.w3.org/TR/html4/loose.dtd"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html</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head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meta</w:t>
            </w:r>
            <w:r>
              <w:rPr>
                <w:rFonts w:hint="eastAsia" w:ascii="Consolas" w:hAnsi="Consolas" w:eastAsia="Consolas"/>
                <w:sz w:val="21"/>
                <w:szCs w:val="21"/>
              </w:rPr>
              <w:t xml:space="preserve"> </w:t>
            </w:r>
            <w:r>
              <w:rPr>
                <w:rFonts w:hint="eastAsia" w:ascii="Consolas" w:hAnsi="Consolas" w:eastAsia="Consolas"/>
                <w:color w:val="7F007F"/>
                <w:sz w:val="21"/>
                <w:szCs w:val="21"/>
              </w:rPr>
              <w:t>http-equiv</w:t>
            </w:r>
            <w:r>
              <w:rPr>
                <w:rFonts w:hint="eastAsia" w:ascii="Consolas" w:hAnsi="Consolas" w:eastAsia="Consolas"/>
                <w:color w:val="000000"/>
                <w:sz w:val="21"/>
                <w:szCs w:val="21"/>
              </w:rPr>
              <w:t>=</w:t>
            </w:r>
            <w:r>
              <w:rPr>
                <w:rFonts w:hint="eastAsia" w:ascii="Consolas" w:hAnsi="Consolas" w:eastAsia="Consolas"/>
                <w:i/>
                <w:color w:val="2A00FF"/>
                <w:sz w:val="21"/>
                <w:szCs w:val="21"/>
              </w:rPr>
              <w:t>"Content-Type"</w:t>
            </w:r>
            <w:r>
              <w:rPr>
                <w:rFonts w:hint="eastAsia" w:ascii="Consolas" w:hAnsi="Consolas" w:eastAsia="Consolas"/>
                <w:sz w:val="21"/>
                <w:szCs w:val="21"/>
              </w:rPr>
              <w:t xml:space="preserve"> </w:t>
            </w:r>
            <w:r>
              <w:rPr>
                <w:rFonts w:hint="eastAsia" w:ascii="Consolas" w:hAnsi="Consolas" w:eastAsia="Consolas"/>
                <w:color w:val="7F007F"/>
                <w:sz w:val="21"/>
                <w:szCs w:val="21"/>
              </w:rPr>
              <w:t>content</w:t>
            </w:r>
            <w:r>
              <w:rPr>
                <w:rFonts w:hint="eastAsia" w:ascii="Consolas" w:hAnsi="Consolas" w:eastAsia="Consolas"/>
                <w:color w:val="000000"/>
                <w:sz w:val="21"/>
                <w:szCs w:val="21"/>
              </w:rPr>
              <w:t>=</w:t>
            </w:r>
            <w:r>
              <w:rPr>
                <w:rFonts w:hint="eastAsia" w:ascii="Consolas" w:hAnsi="Consolas" w:eastAsia="Consolas"/>
                <w:i/>
                <w:color w:val="2A00FF"/>
                <w:sz w:val="21"/>
                <w:szCs w:val="21"/>
              </w:rPr>
              <w:t>"text/html; charset=UTF-8"</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title</w:t>
            </w:r>
            <w:r>
              <w:rPr>
                <w:rFonts w:hint="eastAsia" w:ascii="Consolas" w:hAnsi="Consolas" w:eastAsia="Consolas"/>
                <w:color w:val="008080"/>
                <w:sz w:val="21"/>
                <w:szCs w:val="21"/>
              </w:rPr>
              <w:t>&gt;</w:t>
            </w:r>
            <w:r>
              <w:rPr>
                <w:rFonts w:hint="eastAsia" w:ascii="Consolas" w:hAnsi="Consolas" w:eastAsia="Consolas"/>
                <w:color w:val="000000"/>
                <w:sz w:val="21"/>
                <w:szCs w:val="21"/>
              </w:rPr>
              <w:t>Insert title here</w:t>
            </w:r>
            <w:r>
              <w:rPr>
                <w:rFonts w:hint="eastAsia" w:ascii="Consolas" w:hAnsi="Consolas" w:eastAsia="Consolas"/>
                <w:color w:val="008080"/>
                <w:sz w:val="21"/>
                <w:szCs w:val="21"/>
              </w:rPr>
              <w:t>&lt;/</w:t>
            </w:r>
            <w:r>
              <w:rPr>
                <w:rFonts w:hint="eastAsia" w:ascii="Consolas" w:hAnsi="Consolas" w:eastAsia="Consolas"/>
                <w:color w:val="3F7F7F"/>
                <w:sz w:val="21"/>
                <w:szCs w:val="21"/>
              </w:rPr>
              <w:t>title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head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body</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s:fielderror</w:t>
            </w:r>
            <w:r>
              <w:rPr>
                <w:rFonts w:hint="eastAsia" w:ascii="Consolas" w:hAnsi="Consolas" w:eastAsia="Consolas"/>
                <w:color w:val="008080"/>
                <w:sz w:val="21"/>
                <w:szCs w:val="21"/>
              </w:rPr>
              <w:t>&gt;&lt;/</w:t>
            </w:r>
            <w:r>
              <w:rPr>
                <w:rFonts w:hint="eastAsia" w:ascii="Consolas" w:hAnsi="Consolas" w:eastAsia="Consolas"/>
                <w:color w:val="3F7F7F"/>
                <w:sz w:val="21"/>
                <w:szCs w:val="21"/>
              </w:rPr>
              <w:t>s:fielderror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form</w:t>
            </w:r>
            <w:r>
              <w:rPr>
                <w:rFonts w:hint="eastAsia" w:ascii="Consolas" w:hAnsi="Consolas" w:eastAsia="Consolas"/>
                <w:sz w:val="21"/>
                <w:szCs w:val="21"/>
              </w:rPr>
              <w:t xml:space="preserve"> </w:t>
            </w:r>
            <w:r>
              <w:rPr>
                <w:rFonts w:hint="eastAsia" w:ascii="Consolas" w:hAnsi="Consolas" w:eastAsia="Consolas"/>
                <w:color w:val="7F007F"/>
                <w:sz w:val="21"/>
                <w:szCs w:val="21"/>
              </w:rPr>
              <w:t>action</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Consolas"/>
                <w:color w:val="000000"/>
                <w:sz w:val="21"/>
                <w:szCs w:val="21"/>
              </w:rPr>
              <w:t>${pageContext.request.contextPath }</w:t>
            </w:r>
            <w:r>
              <w:rPr>
                <w:rFonts w:hint="eastAsia" w:ascii="Consolas" w:hAnsi="Consolas" w:eastAsia="Consolas"/>
                <w:i/>
                <w:color w:val="2A00FF"/>
                <w:sz w:val="21"/>
                <w:szCs w:val="21"/>
              </w:rPr>
              <w:t>/mylogin.action"</w:t>
            </w:r>
            <w:r>
              <w:rPr>
                <w:rFonts w:hint="eastAsia" w:ascii="Consolas" w:hAnsi="Consolas" w:eastAsia="Consolas"/>
                <w:sz w:val="21"/>
                <w:szCs w:val="21"/>
              </w:rPr>
              <w:t xml:space="preserve"> </w:t>
            </w:r>
            <w:r>
              <w:rPr>
                <w:rFonts w:hint="eastAsia" w:ascii="Consolas" w:hAnsi="Consolas" w:eastAsia="Consolas"/>
                <w:color w:val="7F007F"/>
                <w:sz w:val="21"/>
                <w:szCs w:val="21"/>
              </w:rPr>
              <w:t>method</w:t>
            </w:r>
            <w:r>
              <w:rPr>
                <w:rFonts w:hint="eastAsia" w:ascii="Consolas" w:hAnsi="Consolas" w:eastAsia="Consolas"/>
                <w:color w:val="000000"/>
                <w:sz w:val="21"/>
                <w:szCs w:val="21"/>
              </w:rPr>
              <w:t>=</w:t>
            </w:r>
            <w:r>
              <w:rPr>
                <w:rFonts w:hint="eastAsia" w:ascii="Consolas" w:hAnsi="Consolas" w:eastAsia="Consolas"/>
                <w:i/>
                <w:color w:val="2A00FF"/>
                <w:sz w:val="21"/>
                <w:szCs w:val="21"/>
              </w:rPr>
              <w:t>"post"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用户名:</w:t>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"text"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"username"</w:t>
            </w:r>
            <w:r>
              <w:rPr>
                <w:rFonts w:hint="eastAsia" w:ascii="Consolas" w:hAnsi="Consolas" w:eastAsia="Consolas"/>
                <w:color w:val="008080"/>
                <w:sz w:val="21"/>
                <w:szCs w:val="21"/>
              </w:rPr>
              <w:t>&gt;&lt;</w:t>
            </w:r>
            <w:r>
              <w:rPr>
                <w:rFonts w:hint="eastAsia" w:ascii="Consolas" w:hAnsi="Consolas" w:eastAsia="Consolas"/>
                <w:color w:val="3F7F7F"/>
                <w:sz w:val="21"/>
                <w:szCs w:val="21"/>
              </w:rPr>
              <w:t>br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密   码:</w:t>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"password"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"pwd"</w:t>
            </w:r>
            <w:r>
              <w:rPr>
                <w:rFonts w:hint="eastAsia" w:ascii="Consolas" w:hAnsi="Consolas" w:eastAsia="Consolas"/>
                <w:color w:val="008080"/>
                <w:sz w:val="21"/>
                <w:szCs w:val="21"/>
              </w:rPr>
              <w:t>&gt;&lt;</w:t>
            </w:r>
            <w:r>
              <w:rPr>
                <w:rFonts w:hint="eastAsia" w:ascii="Consolas" w:hAnsi="Consolas" w:eastAsia="Consolas"/>
                <w:color w:val="3F7F7F"/>
                <w:sz w:val="21"/>
                <w:szCs w:val="21"/>
              </w:rPr>
              <w:t>br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"submit"</w:t>
            </w:r>
            <w:r>
              <w:rPr>
                <w:rFonts w:hint="eastAsia" w:ascii="Consolas" w:hAnsi="Consolas" w:eastAsia="Consolas"/>
                <w:sz w:val="21"/>
                <w:szCs w:val="21"/>
              </w:rPr>
              <w:t xml:space="preserve"> </w:t>
            </w:r>
            <w:r>
              <w:rPr>
                <w:rFonts w:hint="eastAsia" w:ascii="Consolas" w:hAnsi="Consolas" w:eastAsia="Consolas"/>
                <w:color w:val="7F007F"/>
                <w:sz w:val="21"/>
                <w:szCs w:val="21"/>
              </w:rPr>
              <w:t>value</w:t>
            </w:r>
            <w:r>
              <w:rPr>
                <w:rFonts w:hint="eastAsia" w:ascii="Consolas" w:hAnsi="Consolas" w:eastAsia="Consolas"/>
                <w:color w:val="000000"/>
                <w:sz w:val="21"/>
                <w:szCs w:val="21"/>
              </w:rPr>
              <w:t>=</w:t>
            </w:r>
            <w:r>
              <w:rPr>
                <w:rFonts w:hint="eastAsia" w:ascii="Consolas" w:hAnsi="Consolas" w:eastAsia="Consolas"/>
                <w:i/>
                <w:color w:val="2A00FF"/>
                <w:sz w:val="21"/>
                <w:szCs w:val="21"/>
              </w:rPr>
              <w:t>"登录"</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form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body</w:t>
            </w:r>
            <w:r>
              <w:rPr>
                <w:rFonts w:hint="eastAsia" w:ascii="Consolas" w:hAnsi="Consolas" w:eastAsia="Consolas"/>
                <w:color w:val="008080"/>
                <w:sz w:val="21"/>
                <w:szCs w:val="21"/>
              </w:rPr>
              <w:t>&gt;</w:t>
            </w:r>
          </w:p>
          <w:p>
            <w:pPr>
              <w:rPr>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html</w:t>
            </w:r>
            <w:r>
              <w:rPr>
                <w:rFonts w:hint="eastAsia" w:ascii="Consolas" w:hAnsi="Consolas" w:eastAsia="Consolas"/>
                <w:color w:val="008080"/>
                <w:sz w:val="21"/>
                <w:szCs w:val="21"/>
              </w:rPr>
              <w:t>&gt;</w:t>
            </w:r>
          </w:p>
        </w:tc>
      </w:tr>
    </w:tbl>
    <w:p>
      <w:pPr>
        <w:rPr>
          <w:rFonts w:hint="eastAsia"/>
          <w:sz w:val="21"/>
          <w:szCs w:val="21"/>
          <w:highlight w:val="yellow"/>
          <w:lang w:val="en-US" w:eastAsia="zh-CN"/>
        </w:rPr>
      </w:pPr>
    </w:p>
    <w:p>
      <w:pPr>
        <w:rPr>
          <w:rFonts w:hint="eastAsia"/>
          <w:sz w:val="21"/>
          <w:szCs w:val="21"/>
          <w:highlight w:val="yellow"/>
          <w:lang w:val="en-US" w:eastAsia="zh-CN"/>
        </w:rPr>
      </w:pPr>
      <w:r>
        <w:rPr>
          <w:rFonts w:hint="eastAsia"/>
          <w:sz w:val="21"/>
          <w:szCs w:val="21"/>
          <w:highlight w:val="yellow"/>
          <w:lang w:val="en-US" w:eastAsia="zh-CN"/>
        </w:rPr>
        <w:t>创建success.jsp页面</w:t>
      </w:r>
    </w:p>
    <w:p>
      <w:pPr>
        <w:rPr>
          <w:rFonts w:hint="eastAsia"/>
          <w:sz w:val="21"/>
          <w:szCs w:val="21"/>
          <w:highlight w:val="yellow"/>
          <w:lang w:val="en-US" w:eastAsia="zh-CN"/>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0"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BF5F3F"/>
                <w:sz w:val="21"/>
                <w:szCs w:val="21"/>
              </w:rPr>
              <w:t>&lt;%@</w:t>
            </w:r>
            <w:r>
              <w:rPr>
                <w:rFonts w:hint="eastAsia" w:ascii="Consolas" w:hAnsi="Consolas" w:eastAsia="Consolas"/>
                <w:sz w:val="21"/>
                <w:szCs w:val="21"/>
              </w:rPr>
              <w:t xml:space="preserve"> </w:t>
            </w:r>
            <w:r>
              <w:rPr>
                <w:rFonts w:hint="eastAsia" w:ascii="Consolas" w:hAnsi="Consolas" w:eastAsia="Consolas"/>
                <w:color w:val="3F7F7F"/>
                <w:sz w:val="21"/>
                <w:szCs w:val="21"/>
              </w:rPr>
              <w:t>page</w:t>
            </w:r>
            <w:r>
              <w:rPr>
                <w:rFonts w:hint="eastAsia" w:ascii="Consolas" w:hAnsi="Consolas" w:eastAsia="Consolas"/>
                <w:sz w:val="21"/>
                <w:szCs w:val="21"/>
              </w:rPr>
              <w:t xml:space="preserve"> </w:t>
            </w:r>
            <w:r>
              <w:rPr>
                <w:rFonts w:hint="eastAsia" w:ascii="Consolas" w:hAnsi="Consolas" w:eastAsia="Consolas"/>
                <w:color w:val="7F007F"/>
                <w:sz w:val="21"/>
                <w:szCs w:val="21"/>
              </w:rPr>
              <w:t>language</w:t>
            </w:r>
            <w:r>
              <w:rPr>
                <w:rFonts w:hint="eastAsia" w:ascii="Consolas" w:hAnsi="Consolas" w:eastAsia="Consolas"/>
                <w:color w:val="000000"/>
                <w:sz w:val="21"/>
                <w:szCs w:val="21"/>
              </w:rPr>
              <w:t>=</w:t>
            </w:r>
            <w:r>
              <w:rPr>
                <w:rFonts w:hint="eastAsia" w:ascii="Consolas" w:hAnsi="Consolas" w:eastAsia="Consolas"/>
                <w:i/>
                <w:color w:val="2A00FF"/>
                <w:sz w:val="21"/>
                <w:szCs w:val="21"/>
              </w:rPr>
              <w:t>"java"</w:t>
            </w:r>
            <w:r>
              <w:rPr>
                <w:rFonts w:hint="eastAsia" w:ascii="Consolas" w:hAnsi="Consolas" w:eastAsia="Consolas"/>
                <w:sz w:val="21"/>
                <w:szCs w:val="21"/>
              </w:rPr>
              <w:t xml:space="preserve"> </w:t>
            </w:r>
            <w:r>
              <w:rPr>
                <w:rFonts w:hint="eastAsia" w:ascii="Consolas" w:hAnsi="Consolas" w:eastAsia="Consolas"/>
                <w:color w:val="7F007F"/>
                <w:sz w:val="21"/>
                <w:szCs w:val="21"/>
              </w:rPr>
              <w:t>import</w:t>
            </w:r>
            <w:r>
              <w:rPr>
                <w:rFonts w:hint="eastAsia" w:ascii="Consolas" w:hAnsi="Consolas" w:eastAsia="Consolas"/>
                <w:color w:val="000000"/>
                <w:sz w:val="21"/>
                <w:szCs w:val="21"/>
              </w:rPr>
              <w:t>=</w:t>
            </w:r>
            <w:r>
              <w:rPr>
                <w:rFonts w:hint="eastAsia" w:ascii="Consolas" w:hAnsi="Consolas" w:eastAsia="Consolas"/>
                <w:i/>
                <w:color w:val="2A00FF"/>
                <w:sz w:val="21"/>
                <w:szCs w:val="21"/>
              </w:rPr>
              <w:t>"java.util.*"</w:t>
            </w:r>
            <w:r>
              <w:rPr>
                <w:rFonts w:hint="eastAsia" w:ascii="Consolas" w:hAnsi="Consolas" w:eastAsia="Consolas"/>
                <w:sz w:val="21"/>
                <w:szCs w:val="21"/>
              </w:rPr>
              <w:t xml:space="preserve"> </w:t>
            </w:r>
            <w:r>
              <w:rPr>
                <w:rFonts w:hint="eastAsia" w:ascii="Consolas" w:hAnsi="Consolas" w:eastAsia="Consolas"/>
                <w:color w:val="7F007F"/>
                <w:sz w:val="21"/>
                <w:szCs w:val="21"/>
              </w:rPr>
              <w:t>pageEncoding</w:t>
            </w:r>
            <w:r>
              <w:rPr>
                <w:rFonts w:hint="eastAsia" w:ascii="Consolas" w:hAnsi="Consolas" w:eastAsia="Consolas"/>
                <w:color w:val="000000"/>
                <w:sz w:val="21"/>
                <w:szCs w:val="21"/>
              </w:rPr>
              <w:t>=</w:t>
            </w:r>
            <w:r>
              <w:rPr>
                <w:rFonts w:hint="eastAsia" w:ascii="Consolas" w:hAnsi="Consolas" w:eastAsia="Consolas"/>
                <w:i/>
                <w:color w:val="2A00FF"/>
                <w:sz w:val="21"/>
                <w:szCs w:val="21"/>
              </w:rPr>
              <w:t>"UTF-8"</w:t>
            </w:r>
            <w:r>
              <w:rPr>
                <w:rFonts w:hint="eastAsia" w:ascii="Consolas" w:hAnsi="Consolas" w:eastAsia="Consolas"/>
                <w:color w:val="BF5F3F"/>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DOCTYPE</w:t>
            </w:r>
            <w:r>
              <w:rPr>
                <w:rFonts w:hint="eastAsia" w:ascii="Consolas" w:hAnsi="Consolas" w:eastAsia="Consolas"/>
                <w:sz w:val="21"/>
                <w:szCs w:val="21"/>
              </w:rPr>
              <w:t xml:space="preserve"> </w:t>
            </w:r>
            <w:r>
              <w:rPr>
                <w:rFonts w:hint="eastAsia" w:ascii="Consolas" w:hAnsi="Consolas" w:eastAsia="Consolas"/>
                <w:color w:val="008080"/>
                <w:sz w:val="21"/>
                <w:szCs w:val="21"/>
              </w:rPr>
              <w:t>HTML</w:t>
            </w:r>
            <w:r>
              <w:rPr>
                <w:rFonts w:hint="eastAsia" w:ascii="Consolas" w:hAnsi="Consolas" w:eastAsia="Consolas"/>
                <w:sz w:val="21"/>
                <w:szCs w:val="21"/>
              </w:rPr>
              <w:t xml:space="preserve"> </w:t>
            </w:r>
            <w:r>
              <w:rPr>
                <w:rFonts w:hint="eastAsia" w:ascii="Consolas" w:hAnsi="Consolas" w:eastAsia="Consolas"/>
                <w:color w:val="808080"/>
                <w:sz w:val="21"/>
                <w:szCs w:val="21"/>
              </w:rPr>
              <w:t>PUBLIC</w:t>
            </w:r>
            <w:r>
              <w:rPr>
                <w:rFonts w:hint="eastAsia" w:ascii="Consolas" w:hAnsi="Consolas" w:eastAsia="Consolas"/>
                <w:sz w:val="21"/>
                <w:szCs w:val="21"/>
              </w:rPr>
              <w:t xml:space="preserve"> </w:t>
            </w:r>
            <w:r>
              <w:rPr>
                <w:rFonts w:hint="eastAsia" w:ascii="Consolas" w:hAnsi="Consolas" w:eastAsia="Consolas"/>
                <w:color w:val="008080"/>
                <w:sz w:val="21"/>
                <w:szCs w:val="21"/>
              </w:rPr>
              <w:t>"-//W3C//DTD HTML 4.01 Transitional//EN"&gt;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html</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head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meta</w:t>
            </w:r>
            <w:r>
              <w:rPr>
                <w:rFonts w:hint="eastAsia" w:ascii="Consolas" w:hAnsi="Consolas" w:eastAsia="Consolas"/>
                <w:sz w:val="21"/>
                <w:szCs w:val="21"/>
              </w:rPr>
              <w:t xml:space="preserve"> </w:t>
            </w:r>
            <w:r>
              <w:rPr>
                <w:rFonts w:hint="eastAsia" w:ascii="Consolas" w:hAnsi="Consolas" w:eastAsia="Consolas"/>
                <w:color w:val="7F007F"/>
                <w:sz w:val="21"/>
                <w:szCs w:val="21"/>
              </w:rPr>
              <w:t>http-equiv</w:t>
            </w:r>
            <w:r>
              <w:rPr>
                <w:rFonts w:hint="eastAsia" w:ascii="Consolas" w:hAnsi="Consolas" w:eastAsia="Consolas"/>
                <w:color w:val="000000"/>
                <w:sz w:val="21"/>
                <w:szCs w:val="21"/>
              </w:rPr>
              <w:t>=</w:t>
            </w:r>
            <w:r>
              <w:rPr>
                <w:rFonts w:hint="eastAsia" w:ascii="Consolas" w:hAnsi="Consolas" w:eastAsia="Consolas"/>
                <w:i/>
                <w:color w:val="2A00FF"/>
                <w:sz w:val="21"/>
                <w:szCs w:val="21"/>
              </w:rPr>
              <w:t>"Content-Type"</w:t>
            </w:r>
            <w:r>
              <w:rPr>
                <w:rFonts w:hint="eastAsia" w:ascii="Consolas" w:hAnsi="Consolas" w:eastAsia="Consolas"/>
                <w:sz w:val="21"/>
                <w:szCs w:val="21"/>
              </w:rPr>
              <w:t xml:space="preserve"> </w:t>
            </w:r>
            <w:r>
              <w:rPr>
                <w:rFonts w:hint="eastAsia" w:ascii="Consolas" w:hAnsi="Consolas" w:eastAsia="Consolas"/>
                <w:color w:val="7F007F"/>
                <w:sz w:val="21"/>
                <w:szCs w:val="21"/>
              </w:rPr>
              <w:t>content</w:t>
            </w:r>
            <w:r>
              <w:rPr>
                <w:rFonts w:hint="eastAsia" w:ascii="Consolas" w:hAnsi="Consolas" w:eastAsia="Consolas"/>
                <w:color w:val="000000"/>
                <w:sz w:val="21"/>
                <w:szCs w:val="21"/>
              </w:rPr>
              <w:t>=</w:t>
            </w:r>
            <w:r>
              <w:rPr>
                <w:rFonts w:hint="eastAsia" w:ascii="Consolas" w:hAnsi="Consolas" w:eastAsia="Consolas"/>
                <w:i/>
                <w:color w:val="2A00FF"/>
                <w:sz w:val="21"/>
                <w:szCs w:val="21"/>
              </w:rPr>
              <w:t>"text/html; charset=UTF-8"</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title</w:t>
            </w:r>
            <w:r>
              <w:rPr>
                <w:rFonts w:hint="eastAsia" w:ascii="Consolas" w:hAnsi="Consolas" w:eastAsia="Consolas"/>
                <w:color w:val="008080"/>
                <w:sz w:val="21"/>
                <w:szCs w:val="21"/>
              </w:rPr>
              <w:t>&gt;</w:t>
            </w:r>
            <w:r>
              <w:rPr>
                <w:rFonts w:hint="eastAsia" w:ascii="Consolas" w:hAnsi="Consolas" w:eastAsia="Consolas"/>
                <w:color w:val="000000"/>
                <w:sz w:val="21"/>
                <w:szCs w:val="21"/>
              </w:rPr>
              <w:t>My JSP 'success.jsp' starting page</w:t>
            </w:r>
            <w:r>
              <w:rPr>
                <w:rFonts w:hint="eastAsia" w:ascii="Consolas" w:hAnsi="Consolas" w:eastAsia="Consolas"/>
                <w:color w:val="008080"/>
                <w:sz w:val="21"/>
                <w:szCs w:val="21"/>
              </w:rPr>
              <w:t>&lt;/</w:t>
            </w:r>
            <w:r>
              <w:rPr>
                <w:rFonts w:hint="eastAsia" w:ascii="Consolas" w:hAnsi="Consolas" w:eastAsia="Consolas"/>
                <w:color w:val="3F7F7F"/>
                <w:sz w:val="21"/>
                <w:szCs w:val="21"/>
              </w:rPr>
              <w:t>title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head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body</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This is my success JSP page. </w:t>
            </w:r>
            <w:r>
              <w:rPr>
                <w:rFonts w:hint="eastAsia" w:ascii="Consolas" w:hAnsi="Consolas" w:eastAsia="Consolas"/>
                <w:color w:val="008080"/>
                <w:sz w:val="21"/>
                <w:szCs w:val="21"/>
              </w:rPr>
              <w:t>&lt;</w:t>
            </w:r>
            <w:r>
              <w:rPr>
                <w:rFonts w:hint="eastAsia" w:ascii="Consolas" w:hAnsi="Consolas" w:eastAsia="Consolas"/>
                <w:color w:val="3F7F7F"/>
                <w:sz w:val="21"/>
                <w:szCs w:val="21"/>
              </w:rPr>
              <w:t>br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body</w:t>
            </w:r>
            <w:r>
              <w:rPr>
                <w:rFonts w:hint="eastAsia" w:ascii="Consolas" w:hAnsi="Consolas" w:eastAsia="Consolas"/>
                <w:color w:val="008080"/>
                <w:sz w:val="21"/>
                <w:szCs w:val="21"/>
              </w:rPr>
              <w:t>&gt;</w:t>
            </w:r>
          </w:p>
          <w:p>
            <w:pPr>
              <w:spacing w:beforeLines="0" w:afterLines="0"/>
              <w:jc w:val="left"/>
              <w:rPr>
                <w:rFonts w:hint="eastAsia"/>
                <w:sz w:val="21"/>
                <w:szCs w:val="21"/>
                <w:highlight w:val="yellow"/>
                <w:vertAlign w:val="baseline"/>
                <w:lang w:eastAsia="zh-CN"/>
              </w:rPr>
            </w:pPr>
            <w:r>
              <w:rPr>
                <w:rFonts w:hint="eastAsia" w:ascii="Consolas" w:hAnsi="Consolas" w:eastAsia="Consolas"/>
                <w:color w:val="008080"/>
                <w:sz w:val="21"/>
                <w:szCs w:val="21"/>
              </w:rPr>
              <w:t>&lt;/</w:t>
            </w:r>
            <w:r>
              <w:rPr>
                <w:rFonts w:hint="eastAsia" w:ascii="Consolas" w:hAnsi="Consolas" w:eastAsia="Consolas"/>
                <w:color w:val="3F7F7F"/>
                <w:sz w:val="21"/>
                <w:szCs w:val="21"/>
              </w:rPr>
              <w:t>html</w:t>
            </w:r>
            <w:r>
              <w:rPr>
                <w:rFonts w:hint="eastAsia" w:ascii="Consolas" w:hAnsi="Consolas" w:eastAsia="Consolas"/>
                <w:color w:val="008080"/>
                <w:sz w:val="21"/>
                <w:szCs w:val="21"/>
              </w:rPr>
              <w:t>&gt;</w:t>
            </w:r>
          </w:p>
        </w:tc>
      </w:tr>
    </w:tbl>
    <w:p>
      <w:pPr>
        <w:rPr>
          <w:rFonts w:hint="eastAsia"/>
          <w:sz w:val="21"/>
          <w:szCs w:val="21"/>
          <w:highlight w:val="yellow"/>
          <w:lang w:eastAsia="zh-CN"/>
        </w:rPr>
      </w:pPr>
    </w:p>
    <w:p>
      <w:pPr>
        <w:rPr>
          <w:sz w:val="21"/>
          <w:szCs w:val="21"/>
        </w:rPr>
      </w:pPr>
      <w:r>
        <w:rPr>
          <w:rFonts w:hint="eastAsia"/>
          <w:sz w:val="21"/>
          <w:szCs w:val="21"/>
          <w:highlight w:val="yellow"/>
          <w:lang w:eastAsia="zh-CN"/>
        </w:rPr>
        <w:t>【</w:t>
      </w:r>
      <w:r>
        <w:rPr>
          <w:rFonts w:hint="eastAsia"/>
          <w:sz w:val="21"/>
          <w:szCs w:val="21"/>
          <w:highlight w:val="yellow"/>
          <w:lang w:val="en-US" w:eastAsia="zh-CN"/>
        </w:rPr>
        <w:t>第二步</w:t>
      </w:r>
      <w:r>
        <w:rPr>
          <w:rFonts w:hint="eastAsia"/>
          <w:sz w:val="21"/>
          <w:szCs w:val="21"/>
          <w:highlight w:val="yellow"/>
          <w:lang w:eastAsia="zh-CN"/>
        </w:rPr>
        <w:t>】</w:t>
      </w:r>
      <w:r>
        <w:rPr>
          <w:rFonts w:hint="eastAsia"/>
          <w:sz w:val="21"/>
          <w:szCs w:val="21"/>
        </w:rPr>
        <w:t>编写</w:t>
      </w:r>
      <w:r>
        <w:rPr>
          <w:rFonts w:hint="eastAsia"/>
          <w:sz w:val="21"/>
          <w:szCs w:val="21"/>
          <w:lang w:val="en-US" w:eastAsia="zh-CN"/>
        </w:rPr>
        <w:t>My</w:t>
      </w:r>
      <w:r>
        <w:rPr>
          <w:rFonts w:hint="eastAsia"/>
          <w:sz w:val="21"/>
          <w:szCs w:val="21"/>
        </w:rPr>
        <w:t xml:space="preserve">LoginAction </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0"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package</w:t>
            </w:r>
            <w:r>
              <w:rPr>
                <w:rFonts w:hint="eastAsia" w:ascii="Consolas" w:hAnsi="Consolas" w:eastAsia="Consolas"/>
                <w:color w:val="000000"/>
                <w:sz w:val="21"/>
                <w:szCs w:val="21"/>
              </w:rPr>
              <w:t xml:space="preserve"> </w:t>
            </w:r>
            <w:r>
              <w:rPr>
                <w:rFonts w:hint="eastAsia"/>
                <w:sz w:val="21"/>
                <w:szCs w:val="21"/>
                <w:lang w:val="en-US" w:eastAsia="zh-CN"/>
              </w:rPr>
              <w:t>com.igeek</w:t>
            </w:r>
            <w:r>
              <w:rPr>
                <w:rFonts w:hint="eastAsia" w:ascii="Consolas" w:hAnsi="Consolas" w:eastAsia="宋体"/>
                <w:color w:val="000000"/>
                <w:sz w:val="21"/>
                <w:szCs w:val="21"/>
                <w:lang w:eastAsia="zh-CN"/>
              </w:rPr>
              <w:t>_</w:t>
            </w:r>
            <w:r>
              <w:rPr>
                <w:rFonts w:hint="eastAsia" w:ascii="Consolas" w:hAnsi="Consolas" w:eastAsia="宋体"/>
                <w:color w:val="000000"/>
                <w:sz w:val="21"/>
                <w:szCs w:val="21"/>
                <w:lang w:val="en-US" w:eastAsia="zh-CN"/>
              </w:rPr>
              <w:t>01_</w:t>
            </w:r>
            <w:r>
              <w:rPr>
                <w:rFonts w:hint="eastAsia" w:ascii="Consolas" w:hAnsi="Consolas" w:eastAsia="宋体"/>
                <w:color w:val="000000"/>
                <w:sz w:val="21"/>
                <w:szCs w:val="21"/>
                <w:lang w:eastAsia="zh-CN"/>
              </w:rPr>
              <w:t>validation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import</w:t>
            </w:r>
            <w:r>
              <w:rPr>
                <w:rFonts w:hint="eastAsia" w:ascii="Consolas" w:hAnsi="Consolas" w:eastAsia="Consolas"/>
                <w:color w:val="000000"/>
                <w:sz w:val="21"/>
                <w:szCs w:val="21"/>
              </w:rPr>
              <w:t xml:space="preserve"> com.opensymphony.xwork2.ActionSupport;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w:t>
            </w:r>
            <w:r>
              <w:rPr>
                <w:rFonts w:hint="eastAsia" w:ascii="Consolas" w:hAnsi="Consolas" w:eastAsia="Consolas"/>
                <w:color w:val="000000"/>
                <w:sz w:val="21"/>
                <w:szCs w:val="21"/>
                <w:u w:val="single"/>
              </w:rPr>
              <w:t>MyLoginAction</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extends</w:t>
            </w:r>
            <w:r>
              <w:rPr>
                <w:rFonts w:hint="eastAsia" w:ascii="Consolas" w:hAnsi="Consolas" w:eastAsia="Consolas"/>
                <w:color w:val="000000"/>
                <w:sz w:val="21"/>
                <w:szCs w:val="21"/>
              </w:rPr>
              <w:t xml:space="preserve"> ActionSupport{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username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@Override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execute() </w:t>
            </w:r>
            <w:r>
              <w:rPr>
                <w:rFonts w:hint="eastAsia" w:ascii="Consolas" w:hAnsi="Consolas" w:eastAsia="Consolas"/>
                <w:b/>
                <w:color w:val="7F0055"/>
                <w:sz w:val="21"/>
                <w:szCs w:val="21"/>
              </w:rPr>
              <w:t>throws</w:t>
            </w:r>
            <w:r>
              <w:rPr>
                <w:rFonts w:hint="eastAsia" w:ascii="Consolas" w:hAnsi="Consolas" w:eastAsia="Consolas"/>
                <w:color w:val="000000"/>
                <w:sz w:val="21"/>
                <w:szCs w:val="21"/>
              </w:rPr>
              <w:t xml:space="preserve"> Exception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"进来了"</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i/>
                <w:color w:val="0000C0"/>
                <w:sz w:val="21"/>
                <w:szCs w:val="21"/>
              </w:rPr>
              <w:t>SUCCESS</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getUsername()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username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setUsername(String username)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username</w:t>
            </w:r>
            <w:r>
              <w:rPr>
                <w:rFonts w:hint="eastAsia" w:ascii="Consolas" w:hAnsi="Consolas" w:eastAsia="Consolas"/>
                <w:color w:val="000000"/>
                <w:sz w:val="21"/>
                <w:szCs w:val="21"/>
              </w:rPr>
              <w:t xml:space="preserve"> = username;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getPwd()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setPwd(String pwd)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pwd</w:t>
            </w:r>
            <w:r>
              <w:rPr>
                <w:rFonts w:hint="eastAsia" w:ascii="Consolas" w:hAnsi="Consolas" w:eastAsia="Consolas"/>
                <w:color w:val="000000"/>
                <w:sz w:val="21"/>
                <w:szCs w:val="21"/>
              </w:rPr>
              <w:t xml:space="preserve"> = pwd;</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sz w:val="21"/>
                <w:szCs w:val="21"/>
                <w:vertAlign w:val="baseline"/>
              </w:rPr>
            </w:pPr>
            <w:r>
              <w:rPr>
                <w:rFonts w:hint="eastAsia" w:ascii="Consolas" w:hAnsi="Consolas" w:eastAsia="Consolas"/>
                <w:color w:val="000000"/>
                <w:sz w:val="21"/>
                <w:szCs w:val="21"/>
              </w:rPr>
              <w:t>}</w:t>
            </w:r>
          </w:p>
        </w:tc>
      </w:tr>
    </w:tbl>
    <w:p>
      <w:pPr>
        <w:rPr>
          <w:sz w:val="21"/>
          <w:szCs w:val="21"/>
        </w:rPr>
      </w:pPr>
    </w:p>
    <w:p>
      <w:pPr>
        <w:rPr>
          <w:rFonts w:hint="eastAsia"/>
          <w:sz w:val="21"/>
          <w:szCs w:val="21"/>
        </w:rPr>
      </w:pPr>
      <w:r>
        <w:rPr>
          <w:rFonts w:hint="eastAsia"/>
          <w:sz w:val="21"/>
          <w:szCs w:val="21"/>
          <w:highlight w:val="yellow"/>
          <w:lang w:val="en-US" w:eastAsia="zh-CN"/>
        </w:rPr>
        <w:t>【第三步】</w:t>
      </w:r>
      <w:r>
        <w:rPr>
          <w:rFonts w:hint="eastAsia"/>
          <w:sz w:val="21"/>
          <w:szCs w:val="21"/>
          <w:lang w:val="en-US" w:eastAsia="zh-CN"/>
        </w:rPr>
        <w:t>struts.xml中的</w:t>
      </w:r>
      <w:r>
        <w:rPr>
          <w:rFonts w:hint="eastAsia"/>
          <w:sz w:val="21"/>
          <w:szCs w:val="21"/>
        </w:rPr>
        <w:t>配置</w:t>
      </w:r>
    </w:p>
    <w:p>
      <w:pPr>
        <w:rPr>
          <w:rFonts w:hint="eastAsia"/>
          <w:sz w:val="21"/>
          <w:szCs w:val="21"/>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0"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&lt;!-- 配置</w:t>
            </w:r>
            <w:r>
              <w:rPr>
                <w:rFonts w:hint="eastAsia" w:ascii="Consolas" w:hAnsi="Consolas" w:eastAsia="Consolas"/>
                <w:color w:val="3F5FBF"/>
                <w:sz w:val="21"/>
                <w:szCs w:val="21"/>
                <w:u w:val="single"/>
              </w:rPr>
              <w:t>xml</w:t>
            </w:r>
            <w:r>
              <w:rPr>
                <w:rFonts w:hint="eastAsia" w:ascii="Consolas" w:hAnsi="Consolas" w:eastAsia="Consolas"/>
                <w:color w:val="3F5FBF"/>
                <w:sz w:val="21"/>
                <w:szCs w:val="21"/>
              </w:rPr>
              <w:t>校验的Action --&gt;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"myLogin"</w:t>
            </w:r>
            <w:r>
              <w:rPr>
                <w:rFonts w:hint="eastAsia" w:ascii="Consolas" w:hAnsi="Consolas" w:eastAsia="Consolas"/>
                <w:sz w:val="21"/>
                <w:szCs w:val="21"/>
              </w:rPr>
              <w:t xml:space="preserve"> </w:t>
            </w:r>
            <w:r>
              <w:rPr>
                <w:rFonts w:hint="eastAsia" w:ascii="Consolas" w:hAnsi="Consolas" w:eastAsia="Consolas"/>
                <w:color w:val="7F007F"/>
                <w:sz w:val="21"/>
                <w:szCs w:val="21"/>
              </w:rPr>
              <w:t>class</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Consolas"/>
                <w:i/>
                <w:color w:val="2A00FF"/>
                <w:sz w:val="21"/>
                <w:szCs w:val="21"/>
                <w:lang w:val="en-US" w:eastAsia="zh-CN"/>
              </w:rPr>
              <w:t>com.igeek</w:t>
            </w:r>
            <w:r>
              <w:rPr>
                <w:rFonts w:hint="eastAsia" w:ascii="Consolas" w:hAnsi="Consolas" w:eastAsia="Consolas"/>
                <w:i/>
                <w:color w:val="2A00FF"/>
                <w:sz w:val="21"/>
                <w:szCs w:val="21"/>
                <w:lang w:eastAsia="zh-CN"/>
              </w:rPr>
              <w:t>_</w:t>
            </w:r>
            <w:r>
              <w:rPr>
                <w:rFonts w:hint="eastAsia" w:ascii="Consolas" w:hAnsi="Consolas" w:eastAsia="Consolas"/>
                <w:i/>
                <w:color w:val="2A00FF"/>
                <w:sz w:val="21"/>
                <w:szCs w:val="21"/>
                <w:lang w:val="en-US" w:eastAsia="zh-CN"/>
              </w:rPr>
              <w:t>01_</w:t>
            </w:r>
            <w:r>
              <w:rPr>
                <w:rFonts w:hint="eastAsia" w:ascii="Consolas" w:hAnsi="Consolas" w:eastAsia="Consolas"/>
                <w:i/>
                <w:color w:val="2A00FF"/>
                <w:sz w:val="21"/>
                <w:szCs w:val="21"/>
                <w:lang w:eastAsia="zh-CN"/>
              </w:rPr>
              <w:t>validation</w:t>
            </w:r>
            <w:r>
              <w:rPr>
                <w:rFonts w:hint="eastAsia" w:ascii="Consolas" w:hAnsi="Consolas" w:eastAsia="Consolas"/>
                <w:i/>
                <w:color w:val="2A00FF"/>
                <w:sz w:val="21"/>
                <w:szCs w:val="21"/>
              </w:rPr>
              <w:t>.MyLoginAction"</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"input"</w:t>
            </w:r>
            <w:r>
              <w:rPr>
                <w:rFonts w:hint="eastAsia" w:ascii="Consolas" w:hAnsi="Consolas" w:eastAsia="Consolas"/>
                <w:color w:val="008080"/>
                <w:sz w:val="21"/>
                <w:szCs w:val="21"/>
              </w:rPr>
              <w:t>&gt;</w:t>
            </w:r>
            <w:r>
              <w:rPr>
                <w:rFonts w:hint="eastAsia" w:ascii="Consolas" w:hAnsi="Consolas" w:eastAsia="Consolas"/>
                <w:color w:val="000000"/>
                <w:sz w:val="21"/>
                <w:szCs w:val="21"/>
              </w:rPr>
              <w:t>/</w:t>
            </w:r>
            <w:r>
              <w:rPr>
                <w:rFonts w:hint="eastAsia" w:ascii="Consolas" w:hAnsi="Consolas" w:eastAsia="宋体"/>
                <w:color w:val="000000"/>
                <w:sz w:val="21"/>
                <w:szCs w:val="21"/>
                <w:lang w:eastAsia="zh-CN"/>
              </w:rPr>
              <w:t>a_validation</w:t>
            </w:r>
            <w:r>
              <w:rPr>
                <w:rFonts w:hint="eastAsia" w:ascii="Consolas" w:hAnsi="Consolas" w:eastAsia="Consolas"/>
                <w:color w:val="000000"/>
                <w:sz w:val="21"/>
                <w:szCs w:val="21"/>
              </w:rPr>
              <w:t>/mylogin.jsp</w:t>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color w:val="008080"/>
                <w:sz w:val="21"/>
                <w:szCs w:val="21"/>
              </w:rPr>
              <w:t>&gt;</w:t>
            </w:r>
            <w:r>
              <w:rPr>
                <w:rFonts w:hint="eastAsia" w:ascii="Consolas" w:hAnsi="Consolas" w:eastAsia="Consolas"/>
                <w:color w:val="000000"/>
                <w:sz w:val="21"/>
                <w:szCs w:val="21"/>
              </w:rPr>
              <w:t>/</w:t>
            </w:r>
            <w:r>
              <w:rPr>
                <w:rFonts w:hint="eastAsia" w:ascii="Consolas" w:hAnsi="Consolas" w:eastAsia="宋体"/>
                <w:color w:val="000000"/>
                <w:sz w:val="21"/>
                <w:szCs w:val="21"/>
                <w:lang w:eastAsia="zh-CN"/>
              </w:rPr>
              <w:t>a_validation</w:t>
            </w:r>
            <w:r>
              <w:rPr>
                <w:rFonts w:hint="eastAsia" w:ascii="Consolas" w:hAnsi="Consolas" w:eastAsia="Consolas"/>
                <w:color w:val="000000"/>
                <w:sz w:val="21"/>
                <w:szCs w:val="21"/>
              </w:rPr>
              <w:t>/success.jsp</w:t>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color w:val="008080"/>
                <w:sz w:val="21"/>
                <w:szCs w:val="21"/>
              </w:rPr>
              <w:t>&gt;</w:t>
            </w:r>
          </w:p>
          <w:p>
            <w:pPr>
              <w:rPr>
                <w:rFonts w:hint="eastAsia"/>
                <w:sz w:val="21"/>
                <w:szCs w:val="21"/>
                <w:vertAlign w:val="baseline"/>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color w:val="008080"/>
                <w:sz w:val="21"/>
                <w:szCs w:val="21"/>
              </w:rPr>
              <w:t>&gt;</w:t>
            </w:r>
          </w:p>
        </w:tc>
      </w:tr>
    </w:tbl>
    <w:p>
      <w:pPr>
        <w:rPr>
          <w:rFonts w:hint="eastAsia"/>
          <w:sz w:val="21"/>
          <w:szCs w:val="21"/>
        </w:rPr>
      </w:pPr>
    </w:p>
    <w:p>
      <w:pPr>
        <w:rPr>
          <w:rFonts w:hint="eastAsia"/>
          <w:sz w:val="21"/>
          <w:szCs w:val="21"/>
        </w:rPr>
      </w:pPr>
    </w:p>
    <w:p>
      <w:pPr>
        <w:rPr>
          <w:sz w:val="21"/>
          <w:szCs w:val="21"/>
        </w:rPr>
      </w:pPr>
      <w:r>
        <w:rPr>
          <w:rFonts w:hint="eastAsia"/>
          <w:sz w:val="21"/>
          <w:szCs w:val="21"/>
        </w:rPr>
        <w:t>测试ok。</w:t>
      </w:r>
    </w:p>
    <w:p>
      <w:pPr>
        <w:rPr>
          <w:sz w:val="21"/>
          <w:szCs w:val="21"/>
        </w:rPr>
      </w:pPr>
    </w:p>
    <w:p>
      <w:pPr>
        <w:rPr>
          <w:rFonts w:hint="eastAsia"/>
          <w:sz w:val="21"/>
          <w:szCs w:val="21"/>
        </w:rPr>
      </w:pPr>
      <w:r>
        <w:rPr>
          <w:rFonts w:hint="eastAsia"/>
          <w:sz w:val="21"/>
          <w:szCs w:val="21"/>
        </w:rPr>
        <w:t>创建配置校验文件：</w:t>
      </w:r>
    </w:p>
    <w:p>
      <w:pPr>
        <w:rPr>
          <w:rFonts w:hint="eastAsia" w:eastAsiaTheme="minorEastAsia"/>
          <w:sz w:val="21"/>
          <w:szCs w:val="21"/>
          <w:highlight w:val="yellow"/>
          <w:lang w:val="en-US" w:eastAsia="zh-CN"/>
        </w:rPr>
      </w:pPr>
      <w:r>
        <w:rPr>
          <w:rFonts w:hint="eastAsia"/>
          <w:sz w:val="21"/>
          <w:szCs w:val="21"/>
          <w:lang w:val="en-US" w:eastAsia="zh-CN"/>
        </w:rPr>
        <w:t>全局性的校验文件：直接是</w:t>
      </w:r>
      <w:r>
        <w:rPr>
          <w:rFonts w:hint="eastAsia"/>
          <w:sz w:val="21"/>
          <w:szCs w:val="21"/>
          <w:highlight w:val="yellow"/>
          <w:lang w:val="en-US" w:eastAsia="zh-CN"/>
        </w:rPr>
        <w:t>Action的名字-validation.xml</w:t>
      </w:r>
    </w:p>
    <w:p>
      <w:pPr>
        <w:rPr>
          <w:sz w:val="21"/>
          <w:szCs w:val="21"/>
        </w:rPr>
      </w:pPr>
      <w:r>
        <w:drawing>
          <wp:inline distT="0" distB="0" distL="114300" distR="114300">
            <wp:extent cx="3371215" cy="1047750"/>
            <wp:effectExtent l="0" t="0" r="63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0"/>
                    <a:stretch>
                      <a:fillRect/>
                    </a:stretch>
                  </pic:blipFill>
                  <pic:spPr>
                    <a:xfrm>
                      <a:off x="0" y="0"/>
                      <a:ext cx="3371215" cy="1047750"/>
                    </a:xfrm>
                    <a:prstGeom prst="rect">
                      <a:avLst/>
                    </a:prstGeom>
                    <a:noFill/>
                    <a:ln w="9525">
                      <a:noFill/>
                    </a:ln>
                  </pic:spPr>
                </pic:pic>
              </a:graphicData>
            </a:graphic>
          </wp:inline>
        </w:drawing>
      </w:r>
    </w:p>
    <w:p>
      <w:pPr>
        <w:rPr>
          <w:rFonts w:hint="eastAsia"/>
          <w:sz w:val="21"/>
          <w:szCs w:val="21"/>
        </w:rPr>
      </w:pPr>
      <w:r>
        <w:rPr>
          <w:rFonts w:hint="eastAsia"/>
          <w:sz w:val="21"/>
          <w:szCs w:val="21"/>
        </w:rPr>
        <w:t xml:space="preserve">引入头信息 DTD （xwork-core包 最下面 </w:t>
      </w:r>
      <w:r>
        <w:rPr>
          <w:sz w:val="21"/>
          <w:szCs w:val="21"/>
        </w:rPr>
        <w:t>xwork-validator-1.0.3.dtd</w:t>
      </w:r>
      <w:r>
        <w:rPr>
          <w:rFonts w:hint="eastAsia"/>
          <w:sz w:val="21"/>
          <w:szCs w:val="21"/>
        </w:rPr>
        <w:t>）</w:t>
      </w:r>
    </w:p>
    <w:p>
      <w:r>
        <w:drawing>
          <wp:inline distT="0" distB="0" distL="114300" distR="114300">
            <wp:extent cx="2780665" cy="1276350"/>
            <wp:effectExtent l="0" t="0" r="635"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1"/>
                    <a:stretch>
                      <a:fillRect/>
                    </a:stretch>
                  </pic:blipFill>
                  <pic:spPr>
                    <a:xfrm>
                      <a:off x="0" y="0"/>
                      <a:ext cx="2780665" cy="1276350"/>
                    </a:xfrm>
                    <a:prstGeom prst="rect">
                      <a:avLst/>
                    </a:prstGeom>
                    <a:noFill/>
                    <a:ln w="9525">
                      <a:noFill/>
                    </a:ln>
                  </pic:spPr>
                </pic:pic>
              </a:graphicData>
            </a:graphic>
          </wp:inline>
        </w:drawing>
      </w:r>
    </w:p>
    <w:p>
      <w:pPr>
        <w:rPr>
          <w:rFonts w:hint="eastAsia"/>
        </w:rPr>
      </w:pPr>
      <w:r>
        <w:drawing>
          <wp:inline distT="0" distB="0" distL="114300" distR="114300">
            <wp:extent cx="2343150" cy="1390650"/>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2"/>
                    <a:stretch>
                      <a:fillRect/>
                    </a:stretch>
                  </pic:blipFill>
                  <pic:spPr>
                    <a:xfrm>
                      <a:off x="0" y="0"/>
                      <a:ext cx="2343150" cy="1390650"/>
                    </a:xfrm>
                    <a:prstGeom prst="rect">
                      <a:avLst/>
                    </a:prstGeom>
                    <a:noFill/>
                    <a:ln w="9525">
                      <a:noFill/>
                    </a:ln>
                  </pic:spPr>
                </pic:pic>
              </a:graphicData>
            </a:graphic>
          </wp:inline>
        </w:drawing>
      </w:r>
    </w:p>
    <w:p>
      <w:pPr>
        <w:rPr>
          <w:rFonts w:hint="eastAsia"/>
          <w:sz w:val="21"/>
          <w:szCs w:val="21"/>
        </w:rPr>
      </w:pPr>
    </w:p>
    <w:p>
      <w:pPr>
        <w:rPr>
          <w:rFonts w:hint="eastAsia"/>
          <w:sz w:val="21"/>
          <w:szCs w:val="21"/>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0"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DOCTYPE</w:t>
            </w:r>
            <w:r>
              <w:rPr>
                <w:rFonts w:hint="eastAsia" w:ascii="Consolas" w:hAnsi="Consolas" w:eastAsia="Consolas"/>
                <w:sz w:val="21"/>
                <w:szCs w:val="21"/>
              </w:rPr>
              <w:t xml:space="preserve"> </w:t>
            </w:r>
            <w:r>
              <w:rPr>
                <w:rFonts w:hint="eastAsia" w:ascii="Consolas" w:hAnsi="Consolas" w:eastAsia="Consolas"/>
                <w:color w:val="008080"/>
                <w:sz w:val="21"/>
                <w:szCs w:val="21"/>
              </w:rPr>
              <w:t>validators</w:t>
            </w:r>
            <w:r>
              <w:rPr>
                <w:rFonts w:hint="eastAsia" w:ascii="Consolas" w:hAnsi="Consolas" w:eastAsia="Consolas"/>
                <w:sz w:val="21"/>
                <w:szCs w:val="21"/>
              </w:rPr>
              <w:t xml:space="preserve"> </w:t>
            </w:r>
            <w:r>
              <w:rPr>
                <w:rFonts w:hint="eastAsia" w:ascii="Consolas" w:hAnsi="Consolas" w:eastAsia="Consolas"/>
                <w:color w:val="808080"/>
                <w:sz w:val="21"/>
                <w:szCs w:val="21"/>
              </w:rPr>
              <w:t>PUBLIC</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sz w:val="21"/>
                <w:szCs w:val="21"/>
              </w:rPr>
              <w:tab/>
            </w:r>
            <w:r>
              <w:rPr>
                <w:rFonts w:hint="eastAsia" w:ascii="Consolas" w:hAnsi="Consolas" w:eastAsia="Consolas"/>
                <w:sz w:val="21"/>
                <w:szCs w:val="21"/>
              </w:rPr>
              <w:tab/>
            </w:r>
            <w:r>
              <w:rPr>
                <w:rFonts w:hint="eastAsia" w:ascii="Consolas" w:hAnsi="Consolas" w:eastAsia="Consolas"/>
                <w:color w:val="008080"/>
                <w:sz w:val="21"/>
                <w:szCs w:val="21"/>
              </w:rPr>
              <w:t>"-//Apache Struts//XWork Validator 1.0.3//EN"</w:t>
            </w:r>
          </w:p>
          <w:p>
            <w:pPr>
              <w:rPr>
                <w:rFonts w:hint="eastAsia"/>
                <w:sz w:val="21"/>
                <w:szCs w:val="21"/>
                <w:vertAlign w:val="baseline"/>
              </w:rPr>
            </w:pPr>
            <w:r>
              <w:rPr>
                <w:rFonts w:hint="eastAsia" w:ascii="Consolas" w:hAnsi="Consolas" w:eastAsia="Consolas"/>
                <w:sz w:val="21"/>
                <w:szCs w:val="21"/>
              </w:rPr>
              <w:t xml:space="preserve">  </w:t>
            </w:r>
            <w:r>
              <w:rPr>
                <w:rFonts w:hint="eastAsia" w:ascii="Consolas" w:hAnsi="Consolas" w:eastAsia="Consolas"/>
                <w:sz w:val="21"/>
                <w:szCs w:val="21"/>
              </w:rPr>
              <w:tab/>
            </w:r>
            <w:r>
              <w:rPr>
                <w:rFonts w:hint="eastAsia" w:ascii="Consolas" w:hAnsi="Consolas" w:eastAsia="Consolas"/>
                <w:sz w:val="21"/>
                <w:szCs w:val="21"/>
              </w:rPr>
              <w:tab/>
            </w:r>
            <w:r>
              <w:rPr>
                <w:rFonts w:hint="eastAsia" w:ascii="Consolas" w:hAnsi="Consolas" w:eastAsia="Consolas"/>
                <w:color w:val="3F7F5F"/>
                <w:sz w:val="21"/>
                <w:szCs w:val="21"/>
              </w:rPr>
              <w:t>"http://struts.apache.org/dtds/xwork-validator-1.0.3.dtd"</w:t>
            </w:r>
            <w:r>
              <w:rPr>
                <w:rFonts w:hint="eastAsia" w:ascii="Consolas" w:hAnsi="Consolas" w:eastAsia="Consolas"/>
                <w:color w:val="008080"/>
                <w:sz w:val="21"/>
                <w:szCs w:val="21"/>
              </w:rPr>
              <w:t>&gt;</w:t>
            </w:r>
          </w:p>
        </w:tc>
      </w:tr>
    </w:tbl>
    <w:p>
      <w:pPr>
        <w:rPr>
          <w:rFonts w:hint="eastAsia"/>
          <w:sz w:val="21"/>
          <w:szCs w:val="21"/>
        </w:rPr>
      </w:pPr>
    </w:p>
    <w:p>
      <w:pPr>
        <w:rPr>
          <w:sz w:val="21"/>
          <w:szCs w:val="21"/>
        </w:rPr>
      </w:pPr>
      <w:r>
        <w:rPr>
          <w:rFonts w:hint="eastAsia"/>
          <w:sz w:val="21"/>
          <w:szCs w:val="21"/>
        </w:rPr>
        <w:t>配置提示</w:t>
      </w:r>
      <w:r>
        <w:rPr>
          <w:rFonts w:hint="eastAsia"/>
          <w:sz w:val="21"/>
          <w:szCs w:val="21"/>
          <w:lang w:val="en-US" w:eastAsia="zh-CN"/>
        </w:rPr>
        <w:t>:配置结束，要关闭xml，重新打开</w:t>
      </w:r>
    </w:p>
    <w:p>
      <w:pPr>
        <w:rPr>
          <w:sz w:val="21"/>
          <w:szCs w:val="21"/>
        </w:rPr>
      </w:pPr>
      <w:r>
        <w:drawing>
          <wp:inline distT="0" distB="0" distL="114300" distR="114300">
            <wp:extent cx="5292090" cy="4697730"/>
            <wp:effectExtent l="0" t="0" r="3810"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3"/>
                    <a:stretch>
                      <a:fillRect/>
                    </a:stretch>
                  </pic:blipFill>
                  <pic:spPr>
                    <a:xfrm>
                      <a:off x="0" y="0"/>
                      <a:ext cx="5292090" cy="4697730"/>
                    </a:xfrm>
                    <a:prstGeom prst="rect">
                      <a:avLst/>
                    </a:prstGeom>
                    <a:noFill/>
                    <a:ln w="9525">
                      <a:noFill/>
                    </a:ln>
                  </pic:spPr>
                </pic:pic>
              </a:graphicData>
            </a:graphic>
          </wp:inline>
        </w:drawing>
      </w:r>
    </w:p>
    <w:p>
      <w:pPr>
        <w:rPr>
          <w:rFonts w:hint="eastAsia"/>
          <w:sz w:val="21"/>
          <w:szCs w:val="21"/>
        </w:rPr>
      </w:pPr>
    </w:p>
    <w:p>
      <w:pPr>
        <w:rPr>
          <w:rFonts w:hint="eastAsia"/>
          <w:sz w:val="21"/>
          <w:szCs w:val="21"/>
        </w:rPr>
      </w:pPr>
    </w:p>
    <w:p>
      <w:pPr>
        <w:rPr>
          <w:sz w:val="21"/>
          <w:szCs w:val="21"/>
        </w:rPr>
      </w:pPr>
      <w:r>
        <w:rPr>
          <w:rFonts w:hint="eastAsia"/>
          <w:sz w:val="21"/>
          <w:szCs w:val="21"/>
        </w:rPr>
        <w:t>配置校验规则:</w:t>
      </w:r>
    </w:p>
    <w:p>
      <w:pPr>
        <w:rPr>
          <w:sz w:val="21"/>
          <w:szCs w:val="21"/>
        </w:rPr>
      </w:pPr>
      <w:r>
        <w:rPr>
          <w:rFonts w:hint="eastAsia"/>
          <w:sz w:val="21"/>
          <w:szCs w:val="21"/>
        </w:rPr>
        <w:t xml:space="preserve">校验规则参考校验器，进行配置 </w:t>
      </w:r>
    </w:p>
    <w:p>
      <w:pPr>
        <w:rPr>
          <w:rFonts w:hint="eastAsia"/>
          <w:sz w:val="21"/>
          <w:szCs w:val="21"/>
        </w:rPr>
      </w:pPr>
      <w:r>
        <w:rPr>
          <w:rFonts w:hint="eastAsia"/>
          <w:sz w:val="21"/>
          <w:szCs w:val="21"/>
        </w:rPr>
        <w:tab/>
      </w:r>
      <w:r>
        <w:rPr>
          <w:rFonts w:hint="eastAsia"/>
          <w:sz w:val="21"/>
          <w:szCs w:val="21"/>
        </w:rPr>
        <w:t xml:space="preserve">（xwork core 提供 </w:t>
      </w:r>
      <w:r>
        <w:rPr>
          <w:sz w:val="21"/>
          <w:szCs w:val="21"/>
        </w:rPr>
        <w:t>com.opensymphony.xwork2.validator.validators</w:t>
      </w:r>
      <w:r>
        <w:rPr>
          <w:rFonts w:hint="eastAsia"/>
          <w:sz w:val="21"/>
          <w:szCs w:val="21"/>
        </w:rPr>
        <w:t xml:space="preserve"> 下 default.xml ）</w:t>
      </w:r>
    </w:p>
    <w:p>
      <w:pPr>
        <w:rPr>
          <w:rFonts w:hint="eastAsia"/>
        </w:rPr>
      </w:pPr>
      <w:r>
        <w:drawing>
          <wp:inline distT="0" distB="0" distL="114300" distR="114300">
            <wp:extent cx="2066925" cy="447675"/>
            <wp:effectExtent l="0" t="0" r="9525" b="952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4"/>
                    <a:stretch>
                      <a:fillRect/>
                    </a:stretch>
                  </pic:blipFill>
                  <pic:spPr>
                    <a:xfrm>
                      <a:off x="0" y="0"/>
                      <a:ext cx="2066925" cy="447675"/>
                    </a:xfrm>
                    <a:prstGeom prst="rect">
                      <a:avLst/>
                    </a:prstGeom>
                    <a:noFill/>
                    <a:ln w="9525">
                      <a:noFill/>
                    </a:ln>
                  </pic:spPr>
                </pic:pic>
              </a:graphicData>
            </a:graphic>
          </wp:inline>
        </w:drawing>
      </w:r>
    </w:p>
    <w:p>
      <w:pPr>
        <w:rPr>
          <w:sz w:val="21"/>
          <w:szCs w:val="21"/>
        </w:rPr>
      </w:pPr>
      <w:r>
        <w:drawing>
          <wp:inline distT="0" distB="0" distL="114300" distR="114300">
            <wp:extent cx="3561715" cy="4485640"/>
            <wp:effectExtent l="0" t="0" r="635" b="1016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5"/>
                    <a:stretch>
                      <a:fillRect/>
                    </a:stretch>
                  </pic:blipFill>
                  <pic:spPr>
                    <a:xfrm>
                      <a:off x="0" y="0"/>
                      <a:ext cx="3561715" cy="4485640"/>
                    </a:xfrm>
                    <a:prstGeom prst="rect">
                      <a:avLst/>
                    </a:prstGeom>
                    <a:noFill/>
                    <a:ln w="9525">
                      <a:noFill/>
                    </a:ln>
                  </pic:spPr>
                </pic:pic>
              </a:graphicData>
            </a:graphic>
          </wp:inline>
        </w:drawing>
      </w:r>
    </w:p>
    <w:p>
      <w:pPr>
        <w:rPr>
          <w:ins w:id="58" w:author="Administrator" w:date="2016-06-08T15:15:21Z"/>
          <w:rFonts w:hint="eastAsia"/>
          <w:sz w:val="21"/>
          <w:szCs w:val="21"/>
        </w:rPr>
      </w:pPr>
      <w:r>
        <w:rPr>
          <w:rFonts w:hint="eastAsia"/>
          <w:sz w:val="21"/>
          <w:szCs w:val="21"/>
        </w:rPr>
        <w:drawing>
          <wp:inline distT="0" distB="0" distL="0" distR="0">
            <wp:extent cx="5274945" cy="2852420"/>
            <wp:effectExtent l="0" t="0" r="190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6" cstate="print"/>
                    <a:srcRect/>
                    <a:stretch>
                      <a:fillRect/>
                    </a:stretch>
                  </pic:blipFill>
                  <pic:spPr>
                    <a:xfrm>
                      <a:off x="0" y="0"/>
                      <a:ext cx="5274945" cy="2852420"/>
                    </a:xfrm>
                    <a:prstGeom prst="rect">
                      <a:avLst/>
                    </a:prstGeom>
                    <a:noFill/>
                    <a:ln w="9525">
                      <a:noFill/>
                      <a:miter lim="800000"/>
                      <a:headEnd/>
                      <a:tailEnd/>
                    </a:ln>
                  </pic:spPr>
                </pic:pic>
              </a:graphicData>
            </a:graphic>
          </wp:inline>
        </w:drawing>
      </w:r>
    </w:p>
    <w:p>
      <w:pPr>
        <w:rPr>
          <w:ins w:id="59" w:author="Administrator" w:date="2016-06-08T15:15:29Z"/>
          <w:sz w:val="21"/>
          <w:szCs w:val="21"/>
        </w:rPr>
      </w:pPr>
      <w:r>
        <w:rPr>
          <w:rFonts w:hint="eastAsia"/>
          <w:sz w:val="21"/>
          <w:szCs w:val="21"/>
          <w:lang w:val="en-US" w:eastAsia="zh-CN"/>
        </w:rPr>
        <w:t>每个校验器的作用：</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1233"/>
        <w:gridCol w:w="7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0" w:hRule="atLeast"/>
        </w:trPr>
        <w:tc>
          <w:tcPr>
            <w:tcW w:w="1233" w:type="dxa"/>
            <w:shd w:val="clear" w:color="auto" w:fill="CFCECE" w:themeFill="background2" w:themeFillShade="E5"/>
            <w:vAlign w:val="top"/>
          </w:tcPr>
          <w:p>
            <w:pPr>
              <w:rPr>
                <w:rFonts w:hint="eastAsia"/>
                <w:sz w:val="21"/>
                <w:szCs w:val="21"/>
                <w:vertAlign w:val="baseline"/>
                <w:lang w:val="en-US" w:eastAsia="zh-CN"/>
              </w:rPr>
            </w:pPr>
            <w:r>
              <w:rPr>
                <w:rFonts w:hint="eastAsia"/>
                <w:sz w:val="21"/>
                <w:szCs w:val="21"/>
                <w:vertAlign w:val="baseline"/>
                <w:lang w:val="en-US" w:eastAsia="zh-CN"/>
              </w:rPr>
              <w:t>校验器</w:t>
            </w:r>
          </w:p>
        </w:tc>
        <w:tc>
          <w:tcPr>
            <w:tcW w:w="7101" w:type="dxa"/>
            <w:shd w:val="clear" w:color="auto" w:fill="CFCECE" w:themeFill="background2" w:themeFillShade="E5"/>
          </w:tcPr>
          <w:p>
            <w:pPr>
              <w:rPr>
                <w:rFonts w:hint="eastAsia"/>
                <w:sz w:val="21"/>
                <w:szCs w:val="21"/>
                <w:vertAlign w:val="baseline"/>
                <w:lang w:val="en-US" w:eastAsia="zh-CN"/>
              </w:rPr>
            </w:pPr>
            <w:r>
              <w:rPr>
                <w:rFonts w:hint="eastAsia"/>
                <w:sz w:val="21"/>
                <w:szCs w:val="21"/>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sz w:val="21"/>
                <w:szCs w:val="21"/>
                <w:vertAlign w:val="baseline"/>
                <w:lang w:val="en-US" w:eastAsia="zh-CN"/>
              </w:rPr>
            </w:pPr>
            <w:r>
              <w:rPr>
                <w:rFonts w:hint="eastAsia"/>
                <w:sz w:val="21"/>
                <w:szCs w:val="21"/>
                <w:vertAlign w:val="baseline"/>
                <w:lang w:val="en-US" w:eastAsia="zh-CN"/>
              </w:rPr>
              <w:t>required</w:t>
            </w:r>
          </w:p>
        </w:tc>
        <w:tc>
          <w:tcPr>
            <w:tcW w:w="7101" w:type="dxa"/>
            <w:shd w:val="clear" w:color="auto" w:fill="CFCECE" w:themeFill="background2" w:themeFillShade="E5"/>
          </w:tcPr>
          <w:p>
            <w:pPr>
              <w:rPr>
                <w:rFonts w:hint="eastAsia"/>
                <w:sz w:val="21"/>
                <w:szCs w:val="21"/>
                <w:vertAlign w:val="baseline"/>
                <w:lang w:val="en-US" w:eastAsia="zh-CN"/>
              </w:rPr>
            </w:pPr>
            <w:r>
              <w:rPr>
                <w:rFonts w:hint="eastAsia"/>
                <w:sz w:val="21"/>
                <w:szCs w:val="21"/>
                <w:vertAlign w:val="baseline"/>
                <w:lang w:val="en-US" w:eastAsia="zh-CN"/>
              </w:rPr>
              <w:t>必填校验器，要求被校验的属性不能为null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327" w:hRule="atLeast"/>
        </w:trPr>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requiredstring</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必填字符串校验器，要求被校验的属性不能为null,长度必须大于0，默认情况下会对字符串首尾去空格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stringlength</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字符串长度校验器，要求被校验的属性必须在指定的范围内，否则校验失败</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minLength：指定最小长度</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maxLength：指定最大长度</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trim：指定校验属性被校验时，是否去除字符串前后空格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regex</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正则表达式校验器，检查被校验的属性是否匹配某个正则表达式</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expression：指定正则表达式</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caseSensitive：指定进行正则表达式匹配时，是否区分大小写，默认值为true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Int</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整数校验器，要求field的整数值必须在指定范围内</w:t>
            </w:r>
          </w:p>
          <w:p>
            <w:pPr>
              <w:rPr>
                <w:rFonts w:hint="eastAsia"/>
                <w:color w:val="FF0000"/>
                <w:sz w:val="21"/>
                <w:szCs w:val="21"/>
                <w:vertAlign w:val="baseline"/>
                <w:lang w:val="en-US" w:eastAsia="zh-CN"/>
              </w:rPr>
            </w:pPr>
            <w:bookmarkStart w:id="0" w:name="OLE_LINK12"/>
            <w:r>
              <w:rPr>
                <w:rFonts w:hint="eastAsia"/>
                <w:color w:val="FF0000"/>
                <w:sz w:val="21"/>
                <w:szCs w:val="21"/>
                <w:vertAlign w:val="baseline"/>
                <w:lang w:val="en-US" w:eastAsia="zh-CN"/>
              </w:rPr>
              <w:t>min：指定最小值</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max：指定最大值</w:t>
            </w:r>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double</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双精度浮点型校验器，要求field的值必须在指定范围内</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min：指定最小值</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max：指定最大值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fieldexpression</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字段ognl表达式校验器，要求field满足一个ognl表达式，</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expression：指定ognl表达式</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该逻辑表达式基于ValueStack进行求值，返回true时，验证通过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email</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邮件地址校验器，如果field的内容不为空，则必须是合法邮件地址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290" w:hRule="atLeast"/>
        </w:trPr>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url</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网址校验器，如果field的内容不为空，则必须是合法的url地址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date</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日期校验器，field的内容必须在某个范围内</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min：指定最小值</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max：指定最大值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conversion</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转换校验器，指定在类型转换失败时，提示的错误信息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visitor</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用于校验action中复合类型的属性，他指定一个校验文件，校验复合类型中属性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expression</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expression：指定ognl表达式，该逻辑表达式给予ValueStack进行求值，返回true是校验通过</w:t>
            </w:r>
          </w:p>
        </w:tc>
      </w:tr>
    </w:tbl>
    <w:p>
      <w:pPr>
        <w:rPr>
          <w:rFonts w:hint="eastAsia"/>
          <w:sz w:val="21"/>
          <w:szCs w:val="21"/>
          <w:lang w:val="en-US" w:eastAsia="zh-CN"/>
        </w:rPr>
      </w:pPr>
    </w:p>
    <w:p>
      <w:pPr>
        <w:rPr>
          <w:sz w:val="21"/>
          <w:szCs w:val="21"/>
        </w:rPr>
      </w:pPr>
      <w:r>
        <w:rPr>
          <w:rFonts w:hint="eastAsia"/>
          <w:sz w:val="21"/>
          <w:szCs w:val="21"/>
        </w:rPr>
        <w:t>提示：这些都是struts2内置的校验器，每一种校验器都可以实现一种校验规则方式。只需要记住常用的几个就行。</w:t>
      </w:r>
    </w:p>
    <w:p>
      <w:r>
        <w:drawing>
          <wp:inline distT="0" distB="0" distL="114300" distR="114300">
            <wp:extent cx="5228590" cy="4409440"/>
            <wp:effectExtent l="0" t="0" r="10160" b="10160"/>
            <wp:docPr id="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
                    <pic:cNvPicPr>
                      <a:picLocks noChangeAspect="1"/>
                    </pic:cNvPicPr>
                  </pic:nvPicPr>
                  <pic:blipFill>
                    <a:blip r:embed="rId17"/>
                    <a:stretch>
                      <a:fillRect/>
                    </a:stretch>
                  </pic:blipFill>
                  <pic:spPr>
                    <a:xfrm>
                      <a:off x="0" y="0"/>
                      <a:ext cx="5228590" cy="4409440"/>
                    </a:xfrm>
                    <a:prstGeom prst="rect">
                      <a:avLst/>
                    </a:prstGeom>
                    <a:noFill/>
                    <a:ln w="9525">
                      <a:noFill/>
                    </a:ln>
                  </pic:spPr>
                </pic:pic>
              </a:graphicData>
            </a:graphic>
          </wp:inline>
        </w:drawing>
      </w:r>
    </w:p>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0"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xml</w:t>
            </w:r>
            <w:r>
              <w:rPr>
                <w:rFonts w:hint="eastAsia" w:ascii="Consolas" w:hAnsi="Consolas" w:eastAsia="Consolas"/>
                <w:sz w:val="21"/>
                <w:szCs w:val="21"/>
              </w:rPr>
              <w:t xml:space="preserve"> </w:t>
            </w:r>
            <w:r>
              <w:rPr>
                <w:rFonts w:hint="eastAsia" w:ascii="Consolas" w:hAnsi="Consolas" w:eastAsia="Consolas"/>
                <w:color w:val="7F007F"/>
                <w:sz w:val="21"/>
                <w:szCs w:val="21"/>
              </w:rPr>
              <w:t>version</w:t>
            </w:r>
            <w:r>
              <w:rPr>
                <w:rFonts w:hint="eastAsia" w:ascii="Consolas" w:hAnsi="Consolas" w:eastAsia="Consolas"/>
                <w:color w:val="000000"/>
                <w:sz w:val="21"/>
                <w:szCs w:val="21"/>
              </w:rPr>
              <w:t>=</w:t>
            </w:r>
            <w:r>
              <w:rPr>
                <w:rFonts w:hint="eastAsia" w:ascii="Consolas" w:hAnsi="Consolas" w:eastAsia="Consolas"/>
                <w:i/>
                <w:color w:val="2A00FF"/>
                <w:sz w:val="21"/>
                <w:szCs w:val="21"/>
              </w:rPr>
              <w:t>"1.0"</w:t>
            </w:r>
            <w:r>
              <w:rPr>
                <w:rFonts w:hint="eastAsia" w:ascii="Consolas" w:hAnsi="Consolas" w:eastAsia="Consolas"/>
                <w:sz w:val="21"/>
                <w:szCs w:val="21"/>
              </w:rPr>
              <w:t xml:space="preserve"> </w:t>
            </w:r>
            <w:r>
              <w:rPr>
                <w:rFonts w:hint="eastAsia" w:ascii="Consolas" w:hAnsi="Consolas" w:eastAsia="Consolas"/>
                <w:color w:val="7F007F"/>
                <w:sz w:val="21"/>
                <w:szCs w:val="21"/>
              </w:rPr>
              <w:t>encoding</w:t>
            </w:r>
            <w:r>
              <w:rPr>
                <w:rFonts w:hint="eastAsia" w:ascii="Consolas" w:hAnsi="Consolas" w:eastAsia="Consolas"/>
                <w:color w:val="000000"/>
                <w:sz w:val="21"/>
                <w:szCs w:val="21"/>
              </w:rPr>
              <w:t>=</w:t>
            </w:r>
            <w:r>
              <w:rPr>
                <w:rFonts w:hint="eastAsia" w:ascii="Consolas" w:hAnsi="Consolas" w:eastAsia="Consolas"/>
                <w:i/>
                <w:color w:val="2A00FF"/>
                <w:sz w:val="21"/>
                <w:szCs w:val="21"/>
              </w:rPr>
              <w:t>"UTF-8"</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DOCTYPE</w:t>
            </w:r>
            <w:r>
              <w:rPr>
                <w:rFonts w:hint="eastAsia" w:ascii="Consolas" w:hAnsi="Consolas" w:eastAsia="Consolas"/>
                <w:sz w:val="21"/>
                <w:szCs w:val="21"/>
              </w:rPr>
              <w:t xml:space="preserve"> </w:t>
            </w:r>
            <w:r>
              <w:rPr>
                <w:rFonts w:hint="eastAsia" w:ascii="Consolas" w:hAnsi="Consolas" w:eastAsia="Consolas"/>
                <w:color w:val="008080"/>
                <w:sz w:val="21"/>
                <w:szCs w:val="21"/>
              </w:rPr>
              <w:t>validators</w:t>
            </w:r>
            <w:r>
              <w:rPr>
                <w:rFonts w:hint="eastAsia" w:ascii="Consolas" w:hAnsi="Consolas" w:eastAsia="Consolas"/>
                <w:sz w:val="21"/>
                <w:szCs w:val="21"/>
              </w:rPr>
              <w:t xml:space="preserve"> </w:t>
            </w:r>
            <w:r>
              <w:rPr>
                <w:rFonts w:hint="eastAsia" w:ascii="Consolas" w:hAnsi="Consolas" w:eastAsia="Consolas"/>
                <w:color w:val="808080"/>
                <w:sz w:val="21"/>
                <w:szCs w:val="21"/>
              </w:rPr>
              <w:t>PUBLIC</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sz w:val="21"/>
                <w:szCs w:val="21"/>
              </w:rPr>
              <w:tab/>
            </w:r>
            <w:r>
              <w:rPr>
                <w:rFonts w:hint="eastAsia" w:ascii="Consolas" w:hAnsi="Consolas" w:eastAsia="Consolas"/>
                <w:sz w:val="21"/>
                <w:szCs w:val="21"/>
              </w:rPr>
              <w:tab/>
            </w:r>
            <w:r>
              <w:rPr>
                <w:rFonts w:hint="eastAsia" w:ascii="Consolas" w:hAnsi="Consolas" w:eastAsia="Consolas"/>
                <w:color w:val="008080"/>
                <w:sz w:val="21"/>
                <w:szCs w:val="21"/>
              </w:rPr>
              <w:t>"-//Apache Struts//XWork Validator 1.0.3//EN"</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sz w:val="21"/>
                <w:szCs w:val="21"/>
              </w:rPr>
              <w:tab/>
            </w:r>
            <w:r>
              <w:rPr>
                <w:rFonts w:hint="eastAsia" w:ascii="Consolas" w:hAnsi="Consolas" w:eastAsia="Consolas"/>
                <w:sz w:val="21"/>
                <w:szCs w:val="21"/>
              </w:rPr>
              <w:tab/>
            </w:r>
            <w:r>
              <w:rPr>
                <w:rFonts w:hint="eastAsia" w:ascii="Consolas" w:hAnsi="Consolas" w:eastAsia="Consolas"/>
                <w:color w:val="3F7F5F"/>
                <w:sz w:val="21"/>
                <w:szCs w:val="21"/>
              </w:rPr>
              <w:t>"http://struts.apache.org/dtds/xwork-validator-1.0.3.dtd"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validators</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"username"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highlight w:val="lightGray"/>
              </w:rPr>
              <w:t>field-validator</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"requiredstring"</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r>
              <w:rPr>
                <w:rFonts w:hint="eastAsia" w:ascii="Consolas" w:hAnsi="Consolas" w:eastAsia="Consolas"/>
                <w:color w:val="000000"/>
                <w:sz w:val="21"/>
                <w:szCs w:val="21"/>
              </w:rPr>
              <w:t>用户名不能为空(</w:t>
            </w:r>
            <w:r>
              <w:rPr>
                <w:rFonts w:hint="eastAsia" w:ascii="Consolas" w:hAnsi="Consolas" w:eastAsia="Consolas"/>
                <w:color w:val="000000"/>
                <w:sz w:val="21"/>
                <w:szCs w:val="21"/>
                <w:u w:val="single"/>
              </w:rPr>
              <w:t>xml</w:t>
            </w:r>
            <w:r>
              <w:rPr>
                <w:rFonts w:hint="eastAsia" w:ascii="Consolas" w:hAnsi="Consolas" w:eastAsia="Consolas"/>
                <w:color w:val="000000"/>
                <w:sz w:val="21"/>
                <w:szCs w:val="21"/>
              </w:rPr>
              <w:t>)</w:t>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highlight w:val="lightGray"/>
              </w:rPr>
              <w:t>field-validator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"pwd"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"requiredstring"</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r>
              <w:rPr>
                <w:rFonts w:hint="eastAsia" w:ascii="Consolas" w:hAnsi="Consolas" w:eastAsia="Consolas"/>
                <w:color w:val="000000"/>
                <w:sz w:val="21"/>
                <w:szCs w:val="21"/>
              </w:rPr>
              <w:t>密码不能为空(</w:t>
            </w:r>
            <w:r>
              <w:rPr>
                <w:rFonts w:hint="eastAsia" w:ascii="Consolas" w:hAnsi="Consolas" w:eastAsia="Consolas"/>
                <w:color w:val="000000"/>
                <w:sz w:val="21"/>
                <w:szCs w:val="21"/>
                <w:u w:val="single"/>
              </w:rPr>
              <w:t>xml</w:t>
            </w:r>
            <w:r>
              <w:rPr>
                <w:rFonts w:hint="eastAsia" w:ascii="Consolas" w:hAnsi="Consolas" w:eastAsia="Consolas"/>
                <w:color w:val="000000"/>
                <w:sz w:val="21"/>
                <w:szCs w:val="21"/>
              </w:rPr>
              <w:t>)</w:t>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color w:val="008080"/>
                <w:sz w:val="21"/>
                <w:szCs w:val="21"/>
              </w:rPr>
              <w:t>&gt;</w:t>
            </w:r>
          </w:p>
          <w:p>
            <w:pPr>
              <w:rPr>
                <w:vertAlign w:val="baseline"/>
              </w:rPr>
            </w:pPr>
            <w:r>
              <w:rPr>
                <w:rFonts w:hint="eastAsia" w:ascii="Consolas" w:hAnsi="Consolas" w:eastAsia="Consolas"/>
                <w:color w:val="008080"/>
                <w:sz w:val="21"/>
                <w:szCs w:val="21"/>
              </w:rPr>
              <w:t>&lt;/</w:t>
            </w:r>
            <w:r>
              <w:rPr>
                <w:rFonts w:hint="eastAsia" w:ascii="Consolas" w:hAnsi="Consolas" w:eastAsia="Consolas"/>
                <w:color w:val="3F7F7F"/>
                <w:sz w:val="21"/>
                <w:szCs w:val="21"/>
              </w:rPr>
              <w:t>validators</w:t>
            </w:r>
            <w:r>
              <w:rPr>
                <w:rFonts w:hint="eastAsia" w:ascii="Consolas" w:hAnsi="Consolas" w:eastAsia="Consolas"/>
                <w:color w:val="008080"/>
                <w:sz w:val="21"/>
                <w:szCs w:val="21"/>
              </w:rPr>
              <w:t>&gt;</w:t>
            </w:r>
          </w:p>
        </w:tc>
      </w:tr>
    </w:tbl>
    <w:p/>
    <w:p>
      <w:pPr>
        <w:rPr>
          <w:sz w:val="21"/>
          <w:szCs w:val="21"/>
          <w:highlight w:val="yellow"/>
        </w:rPr>
      </w:pPr>
      <w:r>
        <w:rPr>
          <w:rFonts w:hint="eastAsia"/>
          <w:sz w:val="21"/>
          <w:szCs w:val="21"/>
          <w:highlight w:val="yellow"/>
          <w:lang w:val="en-US" w:eastAsia="zh-CN"/>
        </w:rPr>
        <w:t>再次</w:t>
      </w:r>
      <w:r>
        <w:rPr>
          <w:rFonts w:hint="eastAsia"/>
          <w:sz w:val="21"/>
          <w:szCs w:val="21"/>
          <w:highlight w:val="yellow"/>
        </w:rPr>
        <w:t>提示：配置校验器，可以参考</w:t>
      </w:r>
      <w:r>
        <w:rPr>
          <w:sz w:val="21"/>
          <w:szCs w:val="21"/>
          <w:highlight w:val="yellow"/>
        </w:rPr>
        <w:t>com.opensymphony.xwork2.validator.validators</w:t>
      </w:r>
      <w:r>
        <w:rPr>
          <w:rFonts w:hint="eastAsia"/>
          <w:sz w:val="21"/>
          <w:szCs w:val="21"/>
          <w:highlight w:val="yellow"/>
        </w:rPr>
        <w:t xml:space="preserve"> 下 default.xml</w:t>
      </w:r>
    </w:p>
    <w:p>
      <w:pPr>
        <w:rPr>
          <w:sz w:val="21"/>
          <w:szCs w:val="21"/>
        </w:rPr>
      </w:pPr>
    </w:p>
    <w:p>
      <w:pPr>
        <w:rPr>
          <w:sz w:val="21"/>
          <w:szCs w:val="21"/>
        </w:rPr>
      </w:pPr>
      <w:r>
        <w:rPr>
          <w:rFonts w:hint="eastAsia"/>
          <w:sz w:val="21"/>
          <w:szCs w:val="21"/>
        </w:rPr>
        <w:t>注意：使用xml配置校验的字段属性必须都有getter（因为需要将值取出来校验）</w:t>
      </w:r>
    </w:p>
    <w:p>
      <w:pPr>
        <w:rPr>
          <w:sz w:val="21"/>
          <w:szCs w:val="21"/>
        </w:rPr>
      </w:pPr>
      <w:r>
        <w:rPr>
          <w:rFonts w:hint="eastAsia"/>
          <w:sz w:val="21"/>
          <w:szCs w:val="21"/>
        </w:rPr>
        <w:drawing>
          <wp:inline distT="0" distB="0" distL="0" distR="0">
            <wp:extent cx="4314190" cy="1828800"/>
            <wp:effectExtent l="0" t="0" r="10160" b="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noChangeArrowheads="1"/>
                    </pic:cNvPicPr>
                  </pic:nvPicPr>
                  <pic:blipFill>
                    <a:blip r:embed="rId18" cstate="print"/>
                    <a:srcRect/>
                    <a:stretch>
                      <a:fillRect/>
                    </a:stretch>
                  </pic:blipFill>
                  <pic:spPr>
                    <a:xfrm>
                      <a:off x="0" y="0"/>
                      <a:ext cx="4314190" cy="1828800"/>
                    </a:xfrm>
                    <a:prstGeom prst="rect">
                      <a:avLst/>
                    </a:prstGeom>
                    <a:noFill/>
                    <a:ln w="9525">
                      <a:noFill/>
                      <a:miter lim="800000"/>
                      <a:headEnd/>
                      <a:tailEnd/>
                    </a:ln>
                  </pic:spPr>
                </pic:pic>
              </a:graphicData>
            </a:graphic>
          </wp:inline>
        </w:drawing>
      </w:r>
    </w:p>
    <w:p>
      <w:pPr>
        <w:rPr>
          <w:sz w:val="21"/>
          <w:szCs w:val="21"/>
        </w:rPr>
      </w:pPr>
    </w:p>
    <w:p>
      <w:pPr>
        <w:rPr>
          <w:sz w:val="21"/>
          <w:szCs w:val="21"/>
        </w:rPr>
      </w:pPr>
    </w:p>
    <w:p>
      <w:pPr>
        <w:rPr>
          <w:sz w:val="21"/>
          <w:szCs w:val="21"/>
        </w:rPr>
      </w:pPr>
      <w:r>
        <w:rPr>
          <w:rFonts w:hint="eastAsia"/>
          <w:sz w:val="21"/>
          <w:szCs w:val="21"/>
        </w:rPr>
        <w:t>内置校验器小分析：</w:t>
      </w:r>
    </w:p>
    <w:p>
      <w:pPr>
        <w:rPr>
          <w:sz w:val="21"/>
          <w:szCs w:val="21"/>
        </w:rPr>
      </w:pPr>
      <w:r>
        <w:rPr>
          <w:sz w:val="21"/>
          <w:szCs w:val="21"/>
        </w:rPr>
        <w:t>RequiredStringValidator校验器的作用是必须存在，</w:t>
      </w:r>
      <w:r>
        <w:rPr>
          <w:rFonts w:hint="eastAsia"/>
          <w:sz w:val="21"/>
          <w:szCs w:val="21"/>
          <w:lang w:val="en-US" w:eastAsia="zh-CN"/>
        </w:rPr>
        <w:t>必须是</w:t>
      </w:r>
      <w:r>
        <w:rPr>
          <w:sz w:val="21"/>
          <w:szCs w:val="21"/>
        </w:rPr>
        <w:t>字符串</w:t>
      </w:r>
      <w:r>
        <w:rPr>
          <w:rFonts w:hint="eastAsia"/>
          <w:sz w:val="21"/>
          <w:szCs w:val="21"/>
        </w:rPr>
        <w:t>，且默认</w:t>
      </w:r>
      <w:r>
        <w:rPr>
          <w:rFonts w:hint="eastAsia"/>
          <w:sz w:val="21"/>
          <w:szCs w:val="21"/>
          <w:lang w:val="en-US" w:eastAsia="zh-CN"/>
        </w:rPr>
        <w:t>值</w:t>
      </w:r>
      <w:r>
        <w:rPr>
          <w:rFonts w:hint="eastAsia"/>
          <w:sz w:val="21"/>
          <w:szCs w:val="21"/>
        </w:rPr>
        <w:t>不能是空格。</w:t>
      </w:r>
    </w:p>
    <w:p>
      <w:pPr>
        <w:rPr>
          <w:sz w:val="21"/>
          <w:szCs w:val="21"/>
        </w:rPr>
      </w:pPr>
    </w:p>
    <w:p>
      <w:pPr>
        <w:rPr>
          <w:sz w:val="21"/>
          <w:szCs w:val="21"/>
        </w:rPr>
      </w:pPr>
    </w:p>
    <w:p>
      <w:pPr>
        <w:rPr>
          <w:sz w:val="21"/>
          <w:szCs w:val="21"/>
        </w:rPr>
      </w:pPr>
      <w:r>
        <w:rPr>
          <w:rFonts w:hint="eastAsia"/>
          <w:sz w:val="21"/>
          <w:szCs w:val="21"/>
          <w:lang w:val="en-US" w:eastAsia="zh-CN"/>
        </w:rPr>
        <w:t>为什么requiredstring能表示被校验的字段不能是空值呢？</w:t>
      </w:r>
      <w:r>
        <w:rPr>
          <w:rFonts w:hint="eastAsia"/>
          <w:sz w:val="21"/>
          <w:szCs w:val="21"/>
        </w:rPr>
        <w:t>：</w:t>
      </w:r>
      <w:r>
        <w:rPr>
          <w:rFonts w:hint="eastAsia"/>
          <w:sz w:val="21"/>
          <w:szCs w:val="21"/>
          <w:lang w:val="en-US" w:eastAsia="zh-CN"/>
        </w:rPr>
        <w:t>原因是</w:t>
      </w:r>
    </w:p>
    <w:p>
      <w:r>
        <w:drawing>
          <wp:inline distT="0" distB="0" distL="114300" distR="114300">
            <wp:extent cx="5292090" cy="2206625"/>
            <wp:effectExtent l="0" t="0" r="3810" b="317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19"/>
                    <a:stretch>
                      <a:fillRect/>
                    </a:stretch>
                  </pic:blipFill>
                  <pic:spPr>
                    <a:xfrm>
                      <a:off x="0" y="0"/>
                      <a:ext cx="5292090" cy="2206625"/>
                    </a:xfrm>
                    <a:prstGeom prst="rect">
                      <a:avLst/>
                    </a:prstGeom>
                    <a:noFill/>
                    <a:ln w="9525">
                      <a:noFill/>
                    </a:ln>
                  </pic:spPr>
                </pic:pic>
              </a:graphicData>
            </a:graphic>
          </wp:inline>
        </w:drawing>
      </w:r>
    </w:p>
    <w:p/>
    <w:p>
      <w:pPr>
        <w:rPr>
          <w:sz w:val="21"/>
          <w:szCs w:val="21"/>
        </w:rPr>
      </w:pPr>
      <w:r>
        <w:rPr>
          <w:rFonts w:hint="eastAsia"/>
          <w:sz w:val="21"/>
          <w:szCs w:val="21"/>
        </w:rPr>
        <w:t>【示例】</w:t>
      </w:r>
      <w:r>
        <w:rPr>
          <w:rFonts w:hint="eastAsia"/>
          <w:sz w:val="21"/>
          <w:szCs w:val="21"/>
          <w:lang w:val="en-US" w:eastAsia="zh-CN"/>
        </w:rPr>
        <w:t>如果你将trim的值设置为false的时候，校验的时候，不去除空格</w:t>
      </w:r>
    </w:p>
    <w:p>
      <w:pPr>
        <w:rPr>
          <w:sz w:val="21"/>
          <w:szCs w:val="21"/>
        </w:rPr>
      </w:pPr>
      <w:r>
        <w:rPr>
          <w:sz w:val="21"/>
          <w:szCs w:val="21"/>
        </w:rPr>
        <w:drawing>
          <wp:inline distT="0" distB="0" distL="0" distR="0">
            <wp:extent cx="5274310" cy="1643380"/>
            <wp:effectExtent l="0" t="0" r="2540" b="13970"/>
            <wp:docPr id="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9"/>
                    <pic:cNvPicPr>
                      <a:picLocks noChangeAspect="1" noChangeArrowheads="1"/>
                    </pic:cNvPicPr>
                  </pic:nvPicPr>
                  <pic:blipFill>
                    <a:blip r:embed="rId20" cstate="print"/>
                    <a:srcRect/>
                    <a:stretch>
                      <a:fillRect/>
                    </a:stretch>
                  </pic:blipFill>
                  <pic:spPr>
                    <a:xfrm>
                      <a:off x="0" y="0"/>
                      <a:ext cx="5274310" cy="1643711"/>
                    </a:xfrm>
                    <a:prstGeom prst="rect">
                      <a:avLst/>
                    </a:prstGeom>
                    <a:noFill/>
                    <a:ln w="9525">
                      <a:noFill/>
                      <a:miter lim="800000"/>
                      <a:headEnd/>
                      <a:tailEnd/>
                    </a:ln>
                  </pic:spPr>
                </pic:pic>
              </a:graphicData>
            </a:graphic>
          </wp:inline>
        </w:drawing>
      </w:r>
    </w:p>
    <w:p>
      <w:pPr>
        <w:rPr>
          <w:sz w:val="21"/>
          <w:szCs w:val="21"/>
        </w:rPr>
      </w:pPr>
      <w:r>
        <w:rPr>
          <w:rFonts w:hint="eastAsia"/>
          <w:sz w:val="21"/>
          <w:szCs w:val="21"/>
        </w:rPr>
        <w:t>【注意】属性必须提供getter方法。否则校验器无法得到数据，进行校验。</w:t>
      </w:r>
    </w:p>
    <w:p>
      <w:pPr>
        <w:rPr>
          <w:sz w:val="21"/>
          <w:szCs w:val="21"/>
        </w:rPr>
      </w:pPr>
    </w:p>
    <w:p>
      <w:pPr>
        <w:pStyle w:val="4"/>
        <w:numPr>
          <w:ilvl w:val="2"/>
          <w:numId w:val="8"/>
        </w:numPr>
      </w:pPr>
      <w:r>
        <w:rPr>
          <w:rFonts w:hint="eastAsia"/>
          <w:sz w:val="21"/>
          <w:szCs w:val="21"/>
        </w:rPr>
        <w:t>局部校验</w:t>
      </w:r>
    </w:p>
    <w:p>
      <w:pPr>
        <w:rPr>
          <w:rFonts w:hint="eastAsia" w:eastAsiaTheme="minorEastAsia"/>
          <w:sz w:val="21"/>
          <w:szCs w:val="21"/>
          <w:lang w:val="en-US" w:eastAsia="zh-CN"/>
        </w:rPr>
      </w:pPr>
      <w:r>
        <w:rPr>
          <w:rFonts w:hint="eastAsia"/>
          <w:sz w:val="21"/>
          <w:szCs w:val="21"/>
          <w:lang w:val="en-US" w:eastAsia="zh-CN"/>
        </w:rPr>
        <w:t>不管是全局校验还是局部校验：校验规则都是固定的，区别在于作用范围，局部校验只对某个请求（方法）生效</w:t>
      </w:r>
    </w:p>
    <w:p>
      <w:pPr>
        <w:rPr>
          <w:ins w:id="60" w:author="Administrator" w:date="2016-06-08T15:15:29Z"/>
          <w:sz w:val="21"/>
          <w:szCs w:val="21"/>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1233"/>
        <w:gridCol w:w="7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sz w:val="21"/>
                <w:szCs w:val="21"/>
                <w:vertAlign w:val="baseline"/>
                <w:lang w:val="en-US" w:eastAsia="zh-CN"/>
              </w:rPr>
            </w:pPr>
            <w:r>
              <w:rPr>
                <w:rFonts w:hint="eastAsia"/>
                <w:sz w:val="21"/>
                <w:szCs w:val="21"/>
                <w:vertAlign w:val="baseline"/>
                <w:lang w:val="en-US" w:eastAsia="zh-CN"/>
              </w:rPr>
              <w:t>校验器</w:t>
            </w:r>
          </w:p>
        </w:tc>
        <w:tc>
          <w:tcPr>
            <w:tcW w:w="7101" w:type="dxa"/>
            <w:shd w:val="clear" w:color="auto" w:fill="CFCECE" w:themeFill="background2" w:themeFillShade="E5"/>
          </w:tcPr>
          <w:p>
            <w:pPr>
              <w:rPr>
                <w:rFonts w:hint="eastAsia"/>
                <w:sz w:val="21"/>
                <w:szCs w:val="21"/>
                <w:vertAlign w:val="baseline"/>
                <w:lang w:val="en-US" w:eastAsia="zh-CN"/>
              </w:rPr>
            </w:pPr>
            <w:r>
              <w:rPr>
                <w:rFonts w:hint="eastAsia"/>
                <w:sz w:val="21"/>
                <w:szCs w:val="21"/>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required</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必填校验器，要求被校验的属性不能为null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327" w:hRule="atLeast"/>
        </w:trPr>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requiredstring</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必填字符串校验器，要求被校验的属性不能为null,长度必须大于0，默认情况下会对字符串首尾去空格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stringlength</w:t>
            </w:r>
          </w:p>
        </w:tc>
        <w:tc>
          <w:tcPr>
            <w:tcW w:w="7101" w:type="dxa"/>
            <w:shd w:val="clear" w:color="auto" w:fill="CFCECE" w:themeFill="background2" w:themeFillShade="E5"/>
            <w:vAlign w:val="top"/>
          </w:tcPr>
          <w:p>
            <w:pPr>
              <w:rPr>
                <w:rFonts w:hint="eastAsia"/>
                <w:color w:val="FF0000"/>
                <w:sz w:val="21"/>
                <w:szCs w:val="21"/>
                <w:vertAlign w:val="baseline"/>
                <w:lang w:val="en-US" w:eastAsia="zh-CN"/>
              </w:rPr>
            </w:pPr>
            <w:r>
              <w:rPr>
                <w:rFonts w:hint="eastAsia"/>
                <w:color w:val="FF0000"/>
                <w:sz w:val="21"/>
                <w:szCs w:val="21"/>
                <w:vertAlign w:val="baseline"/>
                <w:lang w:val="en-US" w:eastAsia="zh-CN"/>
              </w:rPr>
              <w:t>字符串长度校验器，要求被校验的属性必须在指定的范围内，否则校验失败</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minLength：指定最小长度</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maxLength：指定最大长度</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trim：指定校验属性被校验时，是否去除字符串前后空格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regex</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正则表达式校验器，检查被校验的属性是否匹配某个正则表达式</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regex：指定正则表达式</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caseSensitive：指定进行正则表达式匹配时，是否区分大小写，默认值为true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int</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整数校验器，要求field的整数值必须在指定范围内</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min：指定最小值</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max：指定最大值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double</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双精度浮点型校验器，要求field的值必须在指定范围内</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min：指定最小值</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max：指定最大值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fieldexpression</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字段ognl表达式校验器，要求field满足一个ognl表达式，</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expression：指定ognl表达式</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该逻辑表达式基于ValueStack进行求值，返回true时，验证通过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email</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邮件地址校验器，如果field的内容不为空，则必须是合法邮件地址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url</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网址校验器，如果field的内容不为空，则必须是合法的url地址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date</w:t>
            </w:r>
          </w:p>
        </w:tc>
        <w:tc>
          <w:tcPr>
            <w:tcW w:w="7101" w:type="dxa"/>
            <w:shd w:val="clear" w:color="auto" w:fill="CFCECE" w:themeFill="background2" w:themeFillShade="E5"/>
            <w:vAlign w:val="top"/>
          </w:tcPr>
          <w:p>
            <w:pPr>
              <w:rPr>
                <w:rFonts w:hint="eastAsia"/>
                <w:color w:val="FF0000"/>
                <w:sz w:val="21"/>
                <w:szCs w:val="21"/>
                <w:vertAlign w:val="baseline"/>
                <w:lang w:val="en-US" w:eastAsia="zh-CN"/>
              </w:rPr>
            </w:pPr>
            <w:r>
              <w:rPr>
                <w:rFonts w:hint="eastAsia"/>
                <w:color w:val="FF0000"/>
                <w:sz w:val="21"/>
                <w:szCs w:val="21"/>
                <w:vertAlign w:val="baseline"/>
                <w:lang w:val="en-US" w:eastAsia="zh-CN"/>
              </w:rPr>
              <w:t>日期校验器，field的内容必须在某个范围内</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min：指定最小值</w:t>
            </w:r>
          </w:p>
          <w:p>
            <w:pPr>
              <w:rPr>
                <w:rFonts w:hint="eastAsia"/>
                <w:color w:val="FF0000"/>
                <w:sz w:val="21"/>
                <w:szCs w:val="21"/>
                <w:vertAlign w:val="baseline"/>
                <w:lang w:val="en-US" w:eastAsia="zh-CN"/>
              </w:rPr>
            </w:pPr>
            <w:r>
              <w:rPr>
                <w:rFonts w:hint="eastAsia"/>
                <w:color w:val="FF0000"/>
                <w:sz w:val="21"/>
                <w:szCs w:val="21"/>
                <w:vertAlign w:val="baseline"/>
                <w:lang w:val="en-US" w:eastAsia="zh-CN"/>
              </w:rPr>
              <w:t>max：指定最大值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conversion</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转换校验器，指定在类型转换失败时，提示的错误信息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visitor</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用于校验action中复合类型的属性，他指定一个校验文件，校验复合类型中属性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3"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expression</w:t>
            </w:r>
          </w:p>
        </w:tc>
        <w:tc>
          <w:tcPr>
            <w:tcW w:w="7101" w:type="dxa"/>
            <w:shd w:val="clear" w:color="auto" w:fill="CFCECE" w:themeFill="background2" w:themeFillShade="E5"/>
          </w:tcPr>
          <w:p>
            <w:pPr>
              <w:rPr>
                <w:rFonts w:hint="eastAsia"/>
                <w:color w:val="FF0000"/>
                <w:sz w:val="21"/>
                <w:szCs w:val="21"/>
                <w:vertAlign w:val="baseline"/>
                <w:lang w:val="en-US" w:eastAsia="zh-CN"/>
              </w:rPr>
            </w:pPr>
            <w:r>
              <w:rPr>
                <w:rFonts w:hint="eastAsia"/>
                <w:color w:val="FF0000"/>
                <w:sz w:val="21"/>
                <w:szCs w:val="21"/>
                <w:vertAlign w:val="baseline"/>
                <w:lang w:val="en-US" w:eastAsia="zh-CN"/>
              </w:rPr>
              <w:t>expression：残水指定ognl表达式，该逻辑表达式给予ValueStack进行求值，返回true是校验通过</w:t>
            </w:r>
          </w:p>
        </w:tc>
      </w:tr>
    </w:tbl>
    <w:p>
      <w:pPr>
        <w:rPr>
          <w:rFonts w:hint="eastAsia"/>
          <w:sz w:val="21"/>
          <w:szCs w:val="21"/>
          <w:lang w:val="en-US" w:eastAsia="zh-CN"/>
        </w:rPr>
      </w:pPr>
    </w:p>
    <w:p>
      <w:pPr>
        <w:rPr>
          <w:rFonts w:hint="eastAsia"/>
          <w:sz w:val="21"/>
          <w:szCs w:val="21"/>
        </w:rPr>
      </w:pPr>
    </w:p>
    <w:p>
      <w:pPr>
        <w:rPr>
          <w:rFonts w:hint="eastAsia" w:eastAsiaTheme="minorEastAsia"/>
          <w:sz w:val="21"/>
          <w:szCs w:val="21"/>
          <w:lang w:val="en-US" w:eastAsia="zh-CN"/>
        </w:rPr>
      </w:pPr>
      <w:r>
        <w:rPr>
          <w:rFonts w:hint="eastAsia"/>
          <w:sz w:val="21"/>
          <w:szCs w:val="21"/>
          <w:lang w:val="en-US" w:eastAsia="zh-CN"/>
        </w:rPr>
        <w:t>区别：</w:t>
      </w:r>
    </w:p>
    <w:p>
      <w:pPr>
        <w:rPr>
          <w:sz w:val="21"/>
          <w:szCs w:val="21"/>
        </w:rPr>
      </w:pPr>
      <w:r>
        <w:rPr>
          <w:rFonts w:hint="eastAsia"/>
          <w:sz w:val="21"/>
          <w:szCs w:val="21"/>
        </w:rPr>
        <w:t>作用域范围：校验当前Action的指定方法。</w:t>
      </w:r>
    </w:p>
    <w:p>
      <w:pPr>
        <w:rPr>
          <w:rFonts w:hint="eastAsia"/>
          <w:color w:val="FF0000"/>
          <w:sz w:val="21"/>
          <w:szCs w:val="21"/>
        </w:rPr>
      </w:pPr>
      <w:r>
        <w:rPr>
          <w:rFonts w:hint="eastAsia"/>
          <w:sz w:val="21"/>
          <w:szCs w:val="21"/>
        </w:rPr>
        <w:t xml:space="preserve">编写xml的方法：在Action类所在包，创建 </w:t>
      </w:r>
      <w:r>
        <w:rPr>
          <w:rFonts w:hint="eastAsia"/>
          <w:color w:val="FF0000"/>
          <w:sz w:val="21"/>
          <w:szCs w:val="21"/>
        </w:rPr>
        <w:t>类名-</w:t>
      </w:r>
      <w:r>
        <w:rPr>
          <w:rFonts w:hint="eastAsia"/>
          <w:color w:val="FF0000"/>
          <w:sz w:val="21"/>
          <w:szCs w:val="21"/>
          <w:lang w:val="en-US" w:eastAsia="zh-CN"/>
        </w:rPr>
        <w:t>&lt;</w:t>
      </w:r>
      <w:r>
        <w:rPr>
          <w:rFonts w:hint="eastAsia"/>
          <w:color w:val="FF0000"/>
          <w:sz w:val="21"/>
          <w:szCs w:val="21"/>
        </w:rPr>
        <w:t>Action</w:t>
      </w:r>
      <w:r>
        <w:rPr>
          <w:rFonts w:hint="eastAsia"/>
          <w:color w:val="FF0000"/>
          <w:sz w:val="21"/>
          <w:szCs w:val="21"/>
          <w:lang w:val="en-US" w:eastAsia="zh-CN"/>
        </w:rPr>
        <w:t>&gt;URL访问路径</w:t>
      </w:r>
      <w:r>
        <w:rPr>
          <w:rFonts w:hint="eastAsia"/>
          <w:color w:val="FF0000"/>
          <w:sz w:val="21"/>
          <w:szCs w:val="21"/>
        </w:rPr>
        <w:t xml:space="preserve">-validation.xml </w:t>
      </w:r>
    </w:p>
    <w:p>
      <w:pPr>
        <w:rPr>
          <w:sz w:val="21"/>
          <w:szCs w:val="21"/>
        </w:rPr>
      </w:pPr>
      <w:r>
        <w:rPr>
          <w:rFonts w:hint="eastAsia"/>
          <w:sz w:val="21"/>
          <w:szCs w:val="21"/>
          <w:highlight w:val="yellow"/>
          <w:lang w:eastAsia="zh-CN"/>
        </w:rPr>
        <w:t>【</w:t>
      </w:r>
      <w:r>
        <w:rPr>
          <w:rFonts w:hint="eastAsia"/>
          <w:sz w:val="21"/>
          <w:szCs w:val="21"/>
          <w:highlight w:val="yellow"/>
          <w:lang w:val="en-US" w:eastAsia="zh-CN"/>
        </w:rPr>
        <w:t>第一步</w:t>
      </w:r>
      <w:r>
        <w:rPr>
          <w:rFonts w:hint="eastAsia"/>
          <w:sz w:val="21"/>
          <w:szCs w:val="21"/>
          <w:highlight w:val="yellow"/>
          <w:lang w:eastAsia="zh-CN"/>
        </w:rPr>
        <w:t>】</w:t>
      </w:r>
      <w:r>
        <w:rPr>
          <w:rFonts w:hint="eastAsia"/>
          <w:sz w:val="21"/>
          <w:szCs w:val="21"/>
        </w:rPr>
        <w:t>注册表单</w:t>
      </w:r>
      <w:r>
        <w:rPr>
          <w:rFonts w:hint="eastAsia"/>
          <w:sz w:val="21"/>
          <w:szCs w:val="21"/>
          <w:lang w:val="en-US" w:eastAsia="zh-CN"/>
        </w:rPr>
        <w:t>my</w:t>
      </w:r>
      <w:r>
        <w:rPr>
          <w:rFonts w:hint="eastAsia" w:ascii="Consolas" w:hAnsi="Consolas" w:eastAsia="宋体"/>
          <w:color w:val="000000"/>
          <w:sz w:val="21"/>
          <w:szCs w:val="21"/>
          <w:lang w:val="en-US" w:eastAsia="zh-CN"/>
        </w:rPr>
        <w:t>R</w:t>
      </w:r>
      <w:r>
        <w:rPr>
          <w:rFonts w:hint="eastAsia" w:ascii="Consolas" w:hAnsi="Consolas" w:eastAsia="Consolas"/>
          <w:color w:val="000000"/>
          <w:sz w:val="21"/>
          <w:szCs w:val="21"/>
        </w:rPr>
        <w:t>egist</w:t>
      </w:r>
      <w:r>
        <w:rPr>
          <w:rFonts w:hint="eastAsia"/>
          <w:sz w:val="21"/>
          <w:szCs w:val="21"/>
        </w:rPr>
        <w:t>.jsp（常用校验）</w:t>
      </w:r>
      <w:r>
        <w:rPr>
          <w:rFonts w:hint="eastAsia"/>
          <w:sz w:val="21"/>
          <w:szCs w:val="21"/>
          <w:lang w:val="en-US" w:eastAsia="zh-CN"/>
        </w:rPr>
        <w:t xml:space="preserve"> </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3504"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BF5F3F"/>
                <w:sz w:val="21"/>
                <w:szCs w:val="21"/>
              </w:rPr>
              <w:t>&lt;%@</w:t>
            </w:r>
            <w:r>
              <w:rPr>
                <w:rFonts w:hint="eastAsia" w:ascii="Consolas" w:hAnsi="Consolas" w:eastAsia="Consolas"/>
                <w:sz w:val="21"/>
                <w:szCs w:val="21"/>
              </w:rPr>
              <w:t xml:space="preserve"> </w:t>
            </w:r>
            <w:r>
              <w:rPr>
                <w:rFonts w:hint="eastAsia" w:ascii="Consolas" w:hAnsi="Consolas" w:eastAsia="Consolas"/>
                <w:color w:val="3F7F7F"/>
                <w:sz w:val="21"/>
                <w:szCs w:val="21"/>
              </w:rPr>
              <w:t>page</w:t>
            </w:r>
            <w:r>
              <w:rPr>
                <w:rFonts w:hint="eastAsia" w:ascii="Consolas" w:hAnsi="Consolas" w:eastAsia="Consolas"/>
                <w:sz w:val="21"/>
                <w:szCs w:val="21"/>
              </w:rPr>
              <w:t xml:space="preserve"> </w:t>
            </w:r>
            <w:r>
              <w:rPr>
                <w:rFonts w:hint="eastAsia" w:ascii="Consolas" w:hAnsi="Consolas" w:eastAsia="Consolas"/>
                <w:color w:val="7F007F"/>
                <w:sz w:val="21"/>
                <w:szCs w:val="21"/>
              </w:rPr>
              <w:t>language</w:t>
            </w:r>
            <w:r>
              <w:rPr>
                <w:rFonts w:hint="eastAsia" w:ascii="Consolas" w:hAnsi="Consolas" w:eastAsia="Consolas"/>
                <w:color w:val="000000"/>
                <w:sz w:val="21"/>
                <w:szCs w:val="21"/>
              </w:rPr>
              <w:t>=</w:t>
            </w:r>
            <w:r>
              <w:rPr>
                <w:rFonts w:hint="eastAsia" w:ascii="Consolas" w:hAnsi="Consolas" w:eastAsia="Consolas"/>
                <w:i/>
                <w:color w:val="2A00FF"/>
                <w:sz w:val="21"/>
                <w:szCs w:val="21"/>
              </w:rPr>
              <w:t>"java"</w:t>
            </w:r>
            <w:r>
              <w:rPr>
                <w:rFonts w:hint="eastAsia" w:ascii="Consolas" w:hAnsi="Consolas" w:eastAsia="Consolas"/>
                <w:sz w:val="21"/>
                <w:szCs w:val="21"/>
              </w:rPr>
              <w:t xml:space="preserve"> </w:t>
            </w:r>
            <w:r>
              <w:rPr>
                <w:rFonts w:hint="eastAsia" w:ascii="Consolas" w:hAnsi="Consolas" w:eastAsia="Consolas"/>
                <w:color w:val="7F007F"/>
                <w:sz w:val="21"/>
                <w:szCs w:val="21"/>
              </w:rPr>
              <w:t>import</w:t>
            </w:r>
            <w:r>
              <w:rPr>
                <w:rFonts w:hint="eastAsia" w:ascii="Consolas" w:hAnsi="Consolas" w:eastAsia="Consolas"/>
                <w:color w:val="000000"/>
                <w:sz w:val="21"/>
                <w:szCs w:val="21"/>
              </w:rPr>
              <w:t>=</w:t>
            </w:r>
            <w:r>
              <w:rPr>
                <w:rFonts w:hint="eastAsia" w:ascii="Consolas" w:hAnsi="Consolas" w:eastAsia="Consolas"/>
                <w:i/>
                <w:color w:val="2A00FF"/>
                <w:sz w:val="21"/>
                <w:szCs w:val="21"/>
              </w:rPr>
              <w:t>"java.util.*"</w:t>
            </w:r>
            <w:r>
              <w:rPr>
                <w:rFonts w:hint="eastAsia" w:ascii="Consolas" w:hAnsi="Consolas" w:eastAsia="Consolas"/>
                <w:sz w:val="21"/>
                <w:szCs w:val="21"/>
              </w:rPr>
              <w:t xml:space="preserve"> </w:t>
            </w:r>
            <w:r>
              <w:rPr>
                <w:rFonts w:hint="eastAsia" w:ascii="Consolas" w:hAnsi="Consolas" w:eastAsia="Consolas"/>
                <w:color w:val="7F007F"/>
                <w:sz w:val="21"/>
                <w:szCs w:val="21"/>
              </w:rPr>
              <w:t>pageEncoding</w:t>
            </w:r>
            <w:r>
              <w:rPr>
                <w:rFonts w:hint="eastAsia" w:ascii="Consolas" w:hAnsi="Consolas" w:eastAsia="Consolas"/>
                <w:color w:val="000000"/>
                <w:sz w:val="21"/>
                <w:szCs w:val="21"/>
              </w:rPr>
              <w:t>=</w:t>
            </w:r>
            <w:r>
              <w:rPr>
                <w:rFonts w:hint="eastAsia" w:ascii="Consolas" w:hAnsi="Consolas" w:eastAsia="Consolas"/>
                <w:i/>
                <w:color w:val="2A00FF"/>
                <w:sz w:val="21"/>
                <w:szCs w:val="21"/>
              </w:rPr>
              <w:t>"UTF-8"</w:t>
            </w:r>
            <w:r>
              <w:rPr>
                <w:rFonts w:hint="eastAsia" w:ascii="Consolas" w:hAnsi="Consolas" w:eastAsia="Consolas"/>
                <w:color w:val="BF5F3F"/>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BF5F3F"/>
                <w:sz w:val="21"/>
                <w:szCs w:val="21"/>
              </w:rPr>
              <w:t>&lt;%@</w:t>
            </w:r>
            <w:r>
              <w:rPr>
                <w:rFonts w:hint="eastAsia" w:ascii="Consolas" w:hAnsi="Consolas" w:eastAsia="Consolas"/>
                <w:sz w:val="21"/>
                <w:szCs w:val="21"/>
              </w:rPr>
              <w:t xml:space="preserve"> </w:t>
            </w:r>
            <w:r>
              <w:rPr>
                <w:rFonts w:hint="eastAsia" w:ascii="Consolas" w:hAnsi="Consolas" w:eastAsia="Consolas"/>
                <w:color w:val="3F7F7F"/>
                <w:sz w:val="21"/>
                <w:szCs w:val="21"/>
              </w:rPr>
              <w:t>taglib</w:t>
            </w:r>
            <w:r>
              <w:rPr>
                <w:rFonts w:hint="eastAsia" w:ascii="Consolas" w:hAnsi="Consolas" w:eastAsia="Consolas"/>
                <w:sz w:val="21"/>
                <w:szCs w:val="21"/>
              </w:rPr>
              <w:t xml:space="preserve"> </w:t>
            </w:r>
            <w:r>
              <w:rPr>
                <w:rFonts w:hint="eastAsia" w:ascii="Consolas" w:hAnsi="Consolas" w:eastAsia="Consolas"/>
                <w:color w:val="7F007F"/>
                <w:sz w:val="21"/>
                <w:szCs w:val="21"/>
              </w:rPr>
              <w:t>uri</w:t>
            </w:r>
            <w:r>
              <w:rPr>
                <w:rFonts w:hint="eastAsia" w:ascii="Consolas" w:hAnsi="Consolas" w:eastAsia="Consolas"/>
                <w:color w:val="000000"/>
                <w:sz w:val="21"/>
                <w:szCs w:val="21"/>
              </w:rPr>
              <w:t>=</w:t>
            </w:r>
            <w:r>
              <w:rPr>
                <w:rFonts w:hint="eastAsia" w:ascii="Consolas" w:hAnsi="Consolas" w:eastAsia="Consolas"/>
                <w:i/>
                <w:color w:val="2A00FF"/>
                <w:sz w:val="21"/>
                <w:szCs w:val="21"/>
              </w:rPr>
              <w:t>"/struts-tags"</w:t>
            </w:r>
            <w:r>
              <w:rPr>
                <w:rFonts w:hint="eastAsia" w:ascii="Consolas" w:hAnsi="Consolas" w:eastAsia="Consolas"/>
                <w:sz w:val="21"/>
                <w:szCs w:val="21"/>
              </w:rPr>
              <w:t xml:space="preserve"> </w:t>
            </w:r>
            <w:r>
              <w:rPr>
                <w:rFonts w:hint="eastAsia" w:ascii="Consolas" w:hAnsi="Consolas" w:eastAsia="Consolas"/>
                <w:color w:val="7F007F"/>
                <w:sz w:val="21"/>
                <w:szCs w:val="21"/>
              </w:rPr>
              <w:t>prefix</w:t>
            </w:r>
            <w:r>
              <w:rPr>
                <w:rFonts w:hint="eastAsia" w:ascii="Consolas" w:hAnsi="Consolas" w:eastAsia="Consolas"/>
                <w:color w:val="000000"/>
                <w:sz w:val="21"/>
                <w:szCs w:val="21"/>
              </w:rPr>
              <w:t>=</w:t>
            </w:r>
            <w:r>
              <w:rPr>
                <w:rFonts w:hint="eastAsia" w:ascii="Consolas" w:hAnsi="Consolas" w:eastAsia="Consolas"/>
                <w:i/>
                <w:color w:val="2A00FF"/>
                <w:sz w:val="21"/>
                <w:szCs w:val="21"/>
              </w:rPr>
              <w:t>"s"</w:t>
            </w:r>
            <w:r>
              <w:rPr>
                <w:rFonts w:hint="eastAsia" w:ascii="Consolas" w:hAnsi="Consolas" w:eastAsia="Consolas"/>
                <w:sz w:val="21"/>
                <w:szCs w:val="21"/>
              </w:rPr>
              <w:t xml:space="preserve"> </w:t>
            </w:r>
            <w:r>
              <w:rPr>
                <w:rFonts w:hint="eastAsia" w:ascii="Consolas" w:hAnsi="Consolas" w:eastAsia="Consolas"/>
                <w:color w:val="BF5F3F"/>
                <w:sz w:val="21"/>
                <w:szCs w:val="21"/>
              </w:rPr>
              <w:t>%&gt;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DOCTYPE</w:t>
            </w:r>
            <w:r>
              <w:rPr>
                <w:rFonts w:hint="eastAsia" w:ascii="Consolas" w:hAnsi="Consolas" w:eastAsia="Consolas"/>
                <w:sz w:val="21"/>
                <w:szCs w:val="21"/>
              </w:rPr>
              <w:t xml:space="preserve"> </w:t>
            </w:r>
            <w:r>
              <w:rPr>
                <w:rFonts w:hint="eastAsia" w:ascii="Consolas" w:hAnsi="Consolas" w:eastAsia="Consolas"/>
                <w:color w:val="008080"/>
                <w:sz w:val="21"/>
                <w:szCs w:val="21"/>
              </w:rPr>
              <w:t>HTML</w:t>
            </w:r>
            <w:r>
              <w:rPr>
                <w:rFonts w:hint="eastAsia" w:ascii="Consolas" w:hAnsi="Consolas" w:eastAsia="Consolas"/>
                <w:sz w:val="21"/>
                <w:szCs w:val="21"/>
              </w:rPr>
              <w:t xml:space="preserve"> </w:t>
            </w:r>
            <w:r>
              <w:rPr>
                <w:rFonts w:hint="eastAsia" w:ascii="Consolas" w:hAnsi="Consolas" w:eastAsia="Consolas"/>
                <w:color w:val="808080"/>
                <w:sz w:val="21"/>
                <w:szCs w:val="21"/>
              </w:rPr>
              <w:t>PUBLIC</w:t>
            </w:r>
            <w:r>
              <w:rPr>
                <w:rFonts w:hint="eastAsia" w:ascii="Consolas" w:hAnsi="Consolas" w:eastAsia="Consolas"/>
                <w:sz w:val="21"/>
                <w:szCs w:val="21"/>
              </w:rPr>
              <w:t xml:space="preserve"> </w:t>
            </w:r>
            <w:r>
              <w:rPr>
                <w:rFonts w:hint="eastAsia" w:ascii="Consolas" w:hAnsi="Consolas" w:eastAsia="Consolas"/>
                <w:color w:val="008080"/>
                <w:sz w:val="21"/>
                <w:szCs w:val="21"/>
              </w:rPr>
              <w:t>"-//W3C//DTD HTML 4.01 Transitional//EN"&gt;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html</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head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meta</w:t>
            </w:r>
            <w:r>
              <w:rPr>
                <w:rFonts w:hint="eastAsia" w:ascii="Consolas" w:hAnsi="Consolas" w:eastAsia="Consolas"/>
                <w:sz w:val="21"/>
                <w:szCs w:val="21"/>
              </w:rPr>
              <w:t xml:space="preserve"> </w:t>
            </w:r>
            <w:r>
              <w:rPr>
                <w:rFonts w:hint="eastAsia" w:ascii="Consolas" w:hAnsi="Consolas" w:eastAsia="Consolas"/>
                <w:color w:val="7F007F"/>
                <w:sz w:val="21"/>
                <w:szCs w:val="21"/>
              </w:rPr>
              <w:t>http-equiv</w:t>
            </w:r>
            <w:r>
              <w:rPr>
                <w:rFonts w:hint="eastAsia" w:ascii="Consolas" w:hAnsi="Consolas" w:eastAsia="Consolas"/>
                <w:color w:val="000000"/>
                <w:sz w:val="21"/>
                <w:szCs w:val="21"/>
              </w:rPr>
              <w:t>=</w:t>
            </w:r>
            <w:r>
              <w:rPr>
                <w:rFonts w:hint="eastAsia" w:ascii="Consolas" w:hAnsi="Consolas" w:eastAsia="Consolas"/>
                <w:i/>
                <w:color w:val="2A00FF"/>
                <w:sz w:val="21"/>
                <w:szCs w:val="21"/>
              </w:rPr>
              <w:t>"Content-Type"</w:t>
            </w:r>
            <w:r>
              <w:rPr>
                <w:rFonts w:hint="eastAsia" w:ascii="Consolas" w:hAnsi="Consolas" w:eastAsia="Consolas"/>
                <w:sz w:val="21"/>
                <w:szCs w:val="21"/>
              </w:rPr>
              <w:t xml:space="preserve"> </w:t>
            </w:r>
            <w:r>
              <w:rPr>
                <w:rFonts w:hint="eastAsia" w:ascii="Consolas" w:hAnsi="Consolas" w:eastAsia="Consolas"/>
                <w:color w:val="7F007F"/>
                <w:sz w:val="21"/>
                <w:szCs w:val="21"/>
              </w:rPr>
              <w:t>content</w:t>
            </w:r>
            <w:r>
              <w:rPr>
                <w:rFonts w:hint="eastAsia" w:ascii="Consolas" w:hAnsi="Consolas" w:eastAsia="Consolas"/>
                <w:color w:val="000000"/>
                <w:sz w:val="21"/>
                <w:szCs w:val="21"/>
              </w:rPr>
              <w:t>=</w:t>
            </w:r>
            <w:r>
              <w:rPr>
                <w:rFonts w:hint="eastAsia" w:ascii="Consolas" w:hAnsi="Consolas" w:eastAsia="Consolas"/>
                <w:i/>
                <w:color w:val="2A00FF"/>
                <w:sz w:val="21"/>
                <w:szCs w:val="21"/>
              </w:rPr>
              <w:t>"text/html; charset=UTF-8"</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title</w:t>
            </w:r>
            <w:r>
              <w:rPr>
                <w:rFonts w:hint="eastAsia" w:ascii="Consolas" w:hAnsi="Consolas" w:eastAsia="Consolas"/>
                <w:color w:val="008080"/>
                <w:sz w:val="21"/>
                <w:szCs w:val="21"/>
              </w:rPr>
              <w:t>&gt;</w:t>
            </w:r>
            <w:r>
              <w:rPr>
                <w:rFonts w:hint="eastAsia" w:ascii="Consolas" w:hAnsi="Consolas" w:eastAsia="Consolas"/>
                <w:color w:val="000000"/>
                <w:sz w:val="21"/>
                <w:szCs w:val="21"/>
              </w:rPr>
              <w:t>My JSP 'regist.jsp' starting page</w:t>
            </w:r>
            <w:r>
              <w:rPr>
                <w:rFonts w:hint="eastAsia" w:ascii="Consolas" w:hAnsi="Consolas" w:eastAsia="Consolas"/>
                <w:color w:val="008080"/>
                <w:sz w:val="21"/>
                <w:szCs w:val="21"/>
              </w:rPr>
              <w:t>&lt;/</w:t>
            </w:r>
            <w:r>
              <w:rPr>
                <w:rFonts w:hint="eastAsia" w:ascii="Consolas" w:hAnsi="Consolas" w:eastAsia="Consolas"/>
                <w:color w:val="3F7F7F"/>
                <w:sz w:val="21"/>
                <w:szCs w:val="21"/>
              </w:rPr>
              <w:t>title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head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body</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s:fielderror</w:t>
            </w:r>
            <w:r>
              <w:rPr>
                <w:rFonts w:hint="eastAsia" w:ascii="Consolas" w:hAnsi="Consolas" w:eastAsia="Consolas"/>
                <w:sz w:val="21"/>
                <w:szCs w:val="21"/>
              </w:rPr>
              <w:t xml:space="preserve"> </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form</w:t>
            </w:r>
            <w:r>
              <w:rPr>
                <w:rFonts w:hint="eastAsia" w:ascii="Consolas" w:hAnsi="Consolas" w:eastAsia="Consolas"/>
                <w:sz w:val="21"/>
                <w:szCs w:val="21"/>
              </w:rPr>
              <w:t xml:space="preserve"> </w:t>
            </w:r>
            <w:r>
              <w:rPr>
                <w:rFonts w:hint="eastAsia" w:ascii="Consolas" w:hAnsi="Consolas" w:eastAsia="Consolas"/>
                <w:color w:val="7F007F"/>
                <w:sz w:val="21"/>
                <w:szCs w:val="21"/>
              </w:rPr>
              <w:t>action</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Consolas"/>
                <w:color w:val="000000"/>
                <w:sz w:val="21"/>
                <w:szCs w:val="21"/>
              </w:rPr>
              <w:t>${pageContext.request.contextPath }</w:t>
            </w:r>
            <w:r>
              <w:rPr>
                <w:rFonts w:hint="eastAsia" w:ascii="Consolas" w:hAnsi="Consolas" w:eastAsia="Consolas"/>
                <w:i/>
                <w:color w:val="2A00FF"/>
                <w:sz w:val="21"/>
                <w:szCs w:val="21"/>
              </w:rPr>
              <w:t>/myRegist.action"</w:t>
            </w:r>
            <w:r>
              <w:rPr>
                <w:rFonts w:hint="eastAsia" w:ascii="Consolas" w:hAnsi="Consolas" w:eastAsia="Consolas"/>
                <w:sz w:val="21"/>
                <w:szCs w:val="21"/>
              </w:rPr>
              <w:t xml:space="preserve"> </w:t>
            </w:r>
            <w:r>
              <w:rPr>
                <w:rFonts w:hint="eastAsia" w:ascii="Consolas" w:hAnsi="Consolas" w:eastAsia="Consolas"/>
                <w:color w:val="7F007F"/>
                <w:sz w:val="21"/>
                <w:szCs w:val="21"/>
              </w:rPr>
              <w:t>method</w:t>
            </w:r>
            <w:r>
              <w:rPr>
                <w:rFonts w:hint="eastAsia" w:ascii="Consolas" w:hAnsi="Consolas" w:eastAsia="Consolas"/>
                <w:color w:val="000000"/>
                <w:sz w:val="21"/>
                <w:szCs w:val="21"/>
              </w:rPr>
              <w:t>=</w:t>
            </w:r>
            <w:r>
              <w:rPr>
                <w:rFonts w:hint="eastAsia" w:ascii="Consolas" w:hAnsi="Consolas" w:eastAsia="Consolas"/>
                <w:i/>
                <w:color w:val="2A00FF"/>
                <w:sz w:val="21"/>
                <w:szCs w:val="21"/>
              </w:rPr>
              <w:t>"post"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0000"/>
                <w:sz w:val="21"/>
                <w:szCs w:val="21"/>
              </w:rPr>
              <w:tab/>
            </w:r>
            <w:r>
              <w:rPr>
                <w:rFonts w:hint="eastAsia" w:ascii="Consolas" w:hAnsi="Consolas" w:eastAsia="Consolas"/>
                <w:color w:val="000000"/>
                <w:sz w:val="21"/>
                <w:szCs w:val="21"/>
                <w:u w:val="single"/>
              </w:rPr>
              <w:t>username</w:t>
            </w:r>
            <w:r>
              <w:rPr>
                <w:rFonts w:hint="eastAsia" w:ascii="Consolas" w:hAnsi="Consolas" w:eastAsia="Consolas"/>
                <w:color w:val="000000"/>
                <w:sz w:val="21"/>
                <w:szCs w:val="21"/>
              </w:rPr>
              <w:t>:</w:t>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"text"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"username"</w:t>
            </w:r>
            <w:r>
              <w:rPr>
                <w:rFonts w:hint="eastAsia" w:ascii="Consolas" w:hAnsi="Consolas" w:eastAsia="Consolas"/>
                <w:color w:val="008080"/>
                <w:sz w:val="21"/>
                <w:szCs w:val="21"/>
              </w:rPr>
              <w:t>&gt;</w:t>
            </w:r>
            <w:r>
              <w:rPr>
                <w:rFonts w:hint="eastAsia" w:ascii="Consolas" w:hAnsi="Consolas" w:eastAsia="Consolas"/>
                <w:color w:val="000000"/>
                <w:sz w:val="21"/>
                <w:szCs w:val="21"/>
              </w:rPr>
              <w:t>(非空，且长度为3-10位)</w:t>
            </w:r>
            <w:r>
              <w:rPr>
                <w:rFonts w:hint="eastAsia" w:ascii="Consolas" w:hAnsi="Consolas" w:eastAsia="Consolas"/>
                <w:color w:val="008080"/>
                <w:sz w:val="21"/>
                <w:szCs w:val="21"/>
              </w:rPr>
              <w:t>&lt;</w:t>
            </w:r>
            <w:r>
              <w:rPr>
                <w:rFonts w:hint="eastAsia" w:ascii="Consolas" w:hAnsi="Consolas" w:eastAsia="Consolas"/>
                <w:color w:val="3F7F7F"/>
                <w:sz w:val="21"/>
                <w:szCs w:val="21"/>
              </w:rPr>
              <w:t>br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0000"/>
                <w:sz w:val="21"/>
                <w:szCs w:val="21"/>
              </w:rPr>
              <w:tab/>
            </w:r>
            <w:r>
              <w:rPr>
                <w:rFonts w:hint="eastAsia" w:ascii="Consolas" w:hAnsi="Consolas" w:eastAsia="Consolas"/>
                <w:color w:val="000000"/>
                <w:sz w:val="21"/>
                <w:szCs w:val="21"/>
              </w:rPr>
              <w:t>password:</w:t>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"password"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"pwd"</w:t>
            </w:r>
            <w:r>
              <w:rPr>
                <w:rFonts w:hint="eastAsia" w:ascii="Consolas" w:hAnsi="Consolas" w:eastAsia="Consolas"/>
                <w:color w:val="008080"/>
                <w:sz w:val="21"/>
                <w:szCs w:val="21"/>
              </w:rPr>
              <w:t>&gt;</w:t>
            </w:r>
            <w:r>
              <w:rPr>
                <w:rFonts w:hint="eastAsia" w:ascii="Consolas" w:hAnsi="Consolas" w:eastAsia="Consolas"/>
                <w:color w:val="000000"/>
                <w:sz w:val="21"/>
                <w:szCs w:val="21"/>
              </w:rPr>
              <w:t>(必须，且长度为6-12)</w:t>
            </w:r>
            <w:r>
              <w:rPr>
                <w:rFonts w:hint="eastAsia" w:ascii="Consolas" w:hAnsi="Consolas" w:eastAsia="Consolas"/>
                <w:color w:val="008080"/>
                <w:sz w:val="21"/>
                <w:szCs w:val="21"/>
              </w:rPr>
              <w:t>&lt;</w:t>
            </w:r>
            <w:r>
              <w:rPr>
                <w:rFonts w:hint="eastAsia" w:ascii="Consolas" w:hAnsi="Consolas" w:eastAsia="Consolas"/>
                <w:color w:val="3F7F7F"/>
                <w:sz w:val="21"/>
                <w:szCs w:val="21"/>
              </w:rPr>
              <w:t>br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0000"/>
                <w:sz w:val="21"/>
                <w:szCs w:val="21"/>
              </w:rPr>
              <w:tab/>
            </w:r>
            <w:r>
              <w:rPr>
                <w:rFonts w:hint="eastAsia" w:ascii="Consolas" w:hAnsi="Consolas" w:eastAsia="Consolas"/>
                <w:color w:val="000000"/>
                <w:sz w:val="21"/>
                <w:szCs w:val="21"/>
                <w:u w:val="single"/>
              </w:rPr>
              <w:t>repwd</w:t>
            </w:r>
            <w:r>
              <w:rPr>
                <w:rFonts w:hint="eastAsia" w:ascii="Consolas" w:hAnsi="Consolas" w:eastAsia="Consolas"/>
                <w:color w:val="000000"/>
                <w:sz w:val="21"/>
                <w:szCs w:val="21"/>
              </w:rPr>
              <w:t>：</w:t>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"password"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"repwd"</w:t>
            </w:r>
            <w:r>
              <w:rPr>
                <w:rFonts w:hint="eastAsia" w:ascii="Consolas" w:hAnsi="Consolas" w:eastAsia="Consolas"/>
                <w:color w:val="008080"/>
                <w:sz w:val="21"/>
                <w:szCs w:val="21"/>
              </w:rPr>
              <w:t>&gt;</w:t>
            </w:r>
            <w:r>
              <w:rPr>
                <w:rFonts w:hint="eastAsia" w:ascii="Consolas" w:hAnsi="Consolas" w:eastAsia="Consolas"/>
                <w:color w:val="000000"/>
                <w:sz w:val="21"/>
                <w:szCs w:val="21"/>
              </w:rPr>
              <w:t>(必须和密码一致)</w:t>
            </w:r>
            <w:r>
              <w:rPr>
                <w:rFonts w:hint="eastAsia" w:ascii="Consolas" w:hAnsi="Consolas" w:eastAsia="Consolas"/>
                <w:color w:val="008080"/>
                <w:sz w:val="21"/>
                <w:szCs w:val="21"/>
              </w:rPr>
              <w:t>&lt;</w:t>
            </w:r>
            <w:r>
              <w:rPr>
                <w:rFonts w:hint="eastAsia" w:ascii="Consolas" w:hAnsi="Consolas" w:eastAsia="Consolas"/>
                <w:color w:val="3F7F7F"/>
                <w:sz w:val="21"/>
                <w:szCs w:val="21"/>
              </w:rPr>
              <w:t>br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0000"/>
                <w:sz w:val="21"/>
                <w:szCs w:val="21"/>
              </w:rPr>
              <w:tab/>
            </w:r>
            <w:r>
              <w:rPr>
                <w:rFonts w:hint="eastAsia" w:ascii="Consolas" w:hAnsi="Consolas" w:eastAsia="Consolas"/>
                <w:color w:val="000000"/>
                <w:sz w:val="21"/>
                <w:szCs w:val="21"/>
              </w:rPr>
              <w:t>age:</w:t>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"text"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"age"</w:t>
            </w:r>
            <w:r>
              <w:rPr>
                <w:rFonts w:hint="eastAsia" w:ascii="Consolas" w:hAnsi="Consolas" w:eastAsia="Consolas"/>
                <w:color w:val="008080"/>
                <w:sz w:val="21"/>
                <w:szCs w:val="21"/>
              </w:rPr>
              <w:t>&gt;</w:t>
            </w:r>
            <w:r>
              <w:rPr>
                <w:rFonts w:hint="eastAsia" w:ascii="Consolas" w:hAnsi="Consolas" w:eastAsia="Consolas"/>
                <w:color w:val="000000"/>
                <w:sz w:val="21"/>
                <w:szCs w:val="21"/>
              </w:rPr>
              <w:t xml:space="preserve"> (年龄在18-90之间)</w:t>
            </w:r>
            <w:r>
              <w:rPr>
                <w:rFonts w:hint="eastAsia" w:ascii="Consolas" w:hAnsi="Consolas" w:eastAsia="Consolas"/>
                <w:color w:val="008080"/>
                <w:sz w:val="21"/>
                <w:szCs w:val="21"/>
              </w:rPr>
              <w:t>&lt;</w:t>
            </w:r>
            <w:r>
              <w:rPr>
                <w:rFonts w:hint="eastAsia" w:ascii="Consolas" w:hAnsi="Consolas" w:eastAsia="Consolas"/>
                <w:color w:val="3F7F7F"/>
                <w:sz w:val="21"/>
                <w:szCs w:val="21"/>
              </w:rPr>
              <w:t>br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0000"/>
                <w:sz w:val="21"/>
                <w:szCs w:val="21"/>
              </w:rPr>
              <w:tab/>
            </w:r>
            <w:r>
              <w:rPr>
                <w:rFonts w:hint="eastAsia" w:ascii="Consolas" w:hAnsi="Consolas" w:eastAsia="Consolas"/>
                <w:color w:val="000000"/>
                <w:sz w:val="21"/>
                <w:szCs w:val="21"/>
              </w:rPr>
              <w:t>phone:</w:t>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"text"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"phone"</w:t>
            </w:r>
            <w:r>
              <w:rPr>
                <w:rFonts w:hint="eastAsia" w:ascii="Consolas" w:hAnsi="Consolas" w:eastAsia="Consolas"/>
                <w:color w:val="008080"/>
                <w:sz w:val="21"/>
                <w:szCs w:val="21"/>
              </w:rPr>
              <w:t>&gt;</w:t>
            </w:r>
            <w:r>
              <w:rPr>
                <w:rFonts w:hint="eastAsia" w:ascii="Consolas" w:hAnsi="Consolas" w:eastAsia="Consolas"/>
                <w:color w:val="000000"/>
                <w:sz w:val="21"/>
                <w:szCs w:val="21"/>
              </w:rPr>
              <w:t>(手机号规则，11位数字)</w:t>
            </w:r>
            <w:r>
              <w:rPr>
                <w:rFonts w:hint="eastAsia" w:ascii="Consolas" w:hAnsi="Consolas" w:eastAsia="Consolas"/>
                <w:color w:val="008080"/>
                <w:sz w:val="21"/>
                <w:szCs w:val="21"/>
              </w:rPr>
              <w:t>&lt;</w:t>
            </w:r>
            <w:r>
              <w:rPr>
                <w:rFonts w:hint="eastAsia" w:ascii="Consolas" w:hAnsi="Consolas" w:eastAsia="Consolas"/>
                <w:color w:val="3F7F7F"/>
                <w:sz w:val="21"/>
                <w:szCs w:val="21"/>
              </w:rPr>
              <w:t>br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0000"/>
                <w:sz w:val="21"/>
                <w:szCs w:val="21"/>
              </w:rPr>
              <w:tab/>
            </w:r>
            <w:r>
              <w:rPr>
                <w:rFonts w:hint="eastAsia" w:ascii="Consolas" w:hAnsi="Consolas" w:eastAsia="Consolas"/>
                <w:color w:val="000000"/>
                <w:sz w:val="21"/>
                <w:szCs w:val="21"/>
              </w:rPr>
              <w:t>email:</w:t>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"text"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"email"</w:t>
            </w:r>
            <w:r>
              <w:rPr>
                <w:rFonts w:hint="eastAsia" w:ascii="Consolas" w:hAnsi="Consolas" w:eastAsia="Consolas"/>
                <w:color w:val="008080"/>
                <w:sz w:val="21"/>
                <w:szCs w:val="21"/>
              </w:rPr>
              <w:t>&gt;</w:t>
            </w:r>
            <w:r>
              <w:rPr>
                <w:rFonts w:hint="eastAsia" w:ascii="Consolas" w:hAnsi="Consolas" w:eastAsia="Consolas"/>
                <w:color w:val="000000"/>
                <w:sz w:val="21"/>
                <w:szCs w:val="21"/>
              </w:rPr>
              <w:t>(邮箱格式)</w:t>
            </w:r>
            <w:r>
              <w:rPr>
                <w:rFonts w:hint="eastAsia" w:ascii="Consolas" w:hAnsi="Consolas" w:eastAsia="Consolas"/>
                <w:color w:val="008080"/>
                <w:sz w:val="21"/>
                <w:szCs w:val="21"/>
              </w:rPr>
              <w:t>&lt;</w:t>
            </w:r>
            <w:r>
              <w:rPr>
                <w:rFonts w:hint="eastAsia" w:ascii="Consolas" w:hAnsi="Consolas" w:eastAsia="Consolas"/>
                <w:color w:val="3F7F7F"/>
                <w:sz w:val="21"/>
                <w:szCs w:val="21"/>
              </w:rPr>
              <w:t>br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input</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"submit"</w:t>
            </w:r>
            <w:r>
              <w:rPr>
                <w:rFonts w:hint="eastAsia" w:ascii="Consolas" w:hAnsi="Consolas" w:eastAsia="Consolas"/>
                <w:sz w:val="21"/>
                <w:szCs w:val="21"/>
              </w:rPr>
              <w:t xml:space="preserve"> </w:t>
            </w:r>
            <w:r>
              <w:rPr>
                <w:rFonts w:hint="eastAsia" w:ascii="Consolas" w:hAnsi="Consolas" w:eastAsia="Consolas"/>
                <w:color w:val="7F007F"/>
                <w:sz w:val="21"/>
                <w:szCs w:val="21"/>
              </w:rPr>
              <w:t>value</w:t>
            </w:r>
            <w:r>
              <w:rPr>
                <w:rFonts w:hint="eastAsia" w:ascii="Consolas" w:hAnsi="Consolas" w:eastAsia="Consolas"/>
                <w:color w:val="000000"/>
                <w:sz w:val="21"/>
                <w:szCs w:val="21"/>
              </w:rPr>
              <w:t>=</w:t>
            </w:r>
            <w:r>
              <w:rPr>
                <w:rFonts w:hint="eastAsia" w:ascii="Consolas" w:hAnsi="Consolas" w:eastAsia="Consolas"/>
                <w:i/>
                <w:color w:val="2A00FF"/>
                <w:sz w:val="21"/>
                <w:szCs w:val="21"/>
              </w:rPr>
              <w:t>"注册"</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form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 xml:space="preserve">  </w:t>
            </w:r>
            <w:r>
              <w:rPr>
                <w:rFonts w:hint="eastAsia" w:ascii="Consolas" w:hAnsi="Consolas" w:eastAsia="Consolas"/>
                <w:color w:val="008080"/>
                <w:sz w:val="21"/>
                <w:szCs w:val="21"/>
              </w:rPr>
              <w:t>&lt;/</w:t>
            </w:r>
            <w:r>
              <w:rPr>
                <w:rFonts w:hint="eastAsia" w:ascii="Consolas" w:hAnsi="Consolas" w:eastAsia="Consolas"/>
                <w:color w:val="3F7F7F"/>
                <w:sz w:val="21"/>
                <w:szCs w:val="21"/>
              </w:rPr>
              <w:t>body</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html</w:t>
            </w:r>
            <w:r>
              <w:rPr>
                <w:rFonts w:hint="eastAsia" w:ascii="Consolas" w:hAnsi="Consolas" w:eastAsia="Consolas"/>
                <w:color w:val="008080"/>
                <w:sz w:val="21"/>
                <w:szCs w:val="21"/>
              </w:rPr>
              <w:t>&gt;</w:t>
            </w:r>
          </w:p>
          <w:p>
            <w:pPr>
              <w:spacing w:beforeLines="0" w:afterLines="0"/>
              <w:jc w:val="left"/>
              <w:rPr>
                <w:sz w:val="21"/>
                <w:szCs w:val="21"/>
              </w:rPr>
            </w:pPr>
          </w:p>
        </w:tc>
      </w:tr>
    </w:tbl>
    <w:p>
      <w:pPr>
        <w:rPr>
          <w:sz w:val="21"/>
          <w:szCs w:val="21"/>
        </w:rPr>
      </w:pPr>
    </w:p>
    <w:p>
      <w:pPr>
        <w:rPr>
          <w:sz w:val="21"/>
          <w:szCs w:val="21"/>
        </w:rPr>
      </w:pPr>
      <w:r>
        <w:rPr>
          <w:rFonts w:hint="eastAsia"/>
          <w:sz w:val="21"/>
          <w:szCs w:val="21"/>
          <w:highlight w:val="yellow"/>
          <w:lang w:eastAsia="zh-CN"/>
        </w:rPr>
        <w:t>【</w:t>
      </w:r>
      <w:r>
        <w:rPr>
          <w:rFonts w:hint="eastAsia"/>
          <w:sz w:val="21"/>
          <w:szCs w:val="21"/>
          <w:highlight w:val="yellow"/>
          <w:lang w:val="en-US" w:eastAsia="zh-CN"/>
        </w:rPr>
        <w:t>第二步</w:t>
      </w:r>
      <w:r>
        <w:rPr>
          <w:rFonts w:hint="eastAsia"/>
          <w:sz w:val="21"/>
          <w:szCs w:val="21"/>
          <w:highlight w:val="yellow"/>
          <w:lang w:eastAsia="zh-CN"/>
        </w:rPr>
        <w:t>】</w:t>
      </w:r>
      <w:r>
        <w:rPr>
          <w:rFonts w:hint="eastAsia"/>
          <w:sz w:val="21"/>
          <w:szCs w:val="21"/>
          <w:highlight w:val="yellow"/>
          <w:lang w:val="en-US" w:eastAsia="zh-CN"/>
        </w:rPr>
        <w:t>My</w:t>
      </w:r>
      <w:r>
        <w:rPr>
          <w:rFonts w:hint="eastAsia"/>
          <w:sz w:val="21"/>
          <w:szCs w:val="21"/>
          <w:lang w:val="en-US" w:eastAsia="zh-CN"/>
        </w:rPr>
        <w:t>Regist</w:t>
      </w:r>
      <w:r>
        <w:rPr>
          <w:rFonts w:hint="eastAsia"/>
          <w:sz w:val="21"/>
          <w:szCs w:val="21"/>
        </w:rPr>
        <w:t>Action</w:t>
      </w:r>
      <w:r>
        <w:rPr>
          <w:rFonts w:hint="eastAsia"/>
          <w:sz w:val="21"/>
          <w:szCs w:val="21"/>
          <w:lang w:val="en-US" w:eastAsia="zh-CN"/>
        </w:rPr>
        <w:t>类对象定义属性，用来接收页面传递的值。</w:t>
      </w:r>
      <w:r>
        <w:rPr>
          <w:rFonts w:hint="eastAsia"/>
          <w:sz w:val="21"/>
          <w:szCs w:val="21"/>
        </w:rPr>
        <w:t xml:space="preserve"> </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3419"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package</w:t>
            </w:r>
            <w:r>
              <w:rPr>
                <w:rFonts w:hint="eastAsia" w:ascii="Consolas" w:hAnsi="Consolas" w:eastAsia="Consolas"/>
                <w:color w:val="000000"/>
                <w:sz w:val="21"/>
                <w:szCs w:val="21"/>
              </w:rPr>
              <w:t xml:space="preserve"> </w:t>
            </w:r>
            <w:r>
              <w:rPr>
                <w:rFonts w:hint="eastAsia"/>
                <w:sz w:val="21"/>
                <w:szCs w:val="21"/>
                <w:lang w:val="en-US" w:eastAsia="zh-CN"/>
              </w:rPr>
              <w:t>com.igeek</w:t>
            </w:r>
            <w:r>
              <w:rPr>
                <w:rFonts w:hint="eastAsia" w:ascii="Consolas" w:hAnsi="Consolas" w:eastAsia="宋体"/>
                <w:color w:val="000000"/>
                <w:sz w:val="21"/>
                <w:szCs w:val="21"/>
                <w:lang w:eastAsia="zh-CN"/>
              </w:rPr>
              <w:t>_</w:t>
            </w:r>
            <w:r>
              <w:rPr>
                <w:rFonts w:hint="eastAsia" w:ascii="Consolas" w:hAnsi="Consolas" w:eastAsia="宋体"/>
                <w:color w:val="000000"/>
                <w:sz w:val="21"/>
                <w:szCs w:val="21"/>
                <w:lang w:val="en-US" w:eastAsia="zh-CN"/>
              </w:rPr>
              <w:t>01_</w:t>
            </w:r>
            <w:r>
              <w:rPr>
                <w:rFonts w:hint="eastAsia" w:ascii="Consolas" w:hAnsi="Consolas" w:eastAsia="宋体"/>
                <w:color w:val="000000"/>
                <w:sz w:val="21"/>
                <w:szCs w:val="21"/>
                <w:lang w:eastAsia="zh-CN"/>
              </w:rPr>
              <w:t>validation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import</w:t>
            </w:r>
            <w:r>
              <w:rPr>
                <w:rFonts w:hint="eastAsia" w:ascii="Consolas" w:hAnsi="Consolas" w:eastAsia="Consolas"/>
                <w:color w:val="000000"/>
                <w:sz w:val="21"/>
                <w:szCs w:val="21"/>
              </w:rPr>
              <w:t xml:space="preserve"> com.opensymphony.xwork2.ActionSupport;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class</w:t>
            </w:r>
            <w:r>
              <w:rPr>
                <w:rFonts w:hint="eastAsia" w:ascii="Consolas" w:hAnsi="Consolas" w:eastAsia="Consolas"/>
                <w:color w:val="000000"/>
                <w:sz w:val="21"/>
                <w:szCs w:val="21"/>
              </w:rPr>
              <w:t xml:space="preserve"> </w:t>
            </w:r>
            <w:r>
              <w:rPr>
                <w:rFonts w:hint="eastAsia" w:ascii="Consolas" w:hAnsi="Consolas" w:eastAsia="Consolas"/>
                <w:color w:val="000000"/>
                <w:sz w:val="21"/>
                <w:szCs w:val="21"/>
                <w:u w:val="single"/>
              </w:rPr>
              <w:t>MyRegistAction</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extends</w:t>
            </w:r>
            <w:r>
              <w:rPr>
                <w:rFonts w:hint="eastAsia" w:ascii="Consolas" w:hAnsi="Consolas" w:eastAsia="Consolas"/>
                <w:color w:val="000000"/>
                <w:sz w:val="21"/>
                <w:szCs w:val="21"/>
              </w:rPr>
              <w:t xml:space="preserve"> ActionSupport{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//用户名</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username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//密码</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//重复密码</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repwd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//年龄</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age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7F5F"/>
                <w:sz w:val="21"/>
                <w:szCs w:val="21"/>
              </w:rPr>
              <w:t>//手机号码:在实际项目中，手机号码都是使用String类型</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phone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F7F5F"/>
                <w:sz w:val="21"/>
                <w:szCs w:val="21"/>
              </w:rPr>
              <w:t>//</w:t>
            </w:r>
            <w:r>
              <w:rPr>
                <w:rFonts w:hint="eastAsia" w:ascii="Consolas" w:hAnsi="Consolas" w:eastAsia="Consolas"/>
                <w:color w:val="3F7F5F"/>
                <w:sz w:val="21"/>
                <w:szCs w:val="21"/>
              </w:rPr>
              <w:tab/>
            </w:r>
            <w:r>
              <w:rPr>
                <w:rFonts w:hint="eastAsia" w:ascii="Consolas" w:hAnsi="Consolas" w:eastAsia="Consolas"/>
                <w:color w:val="3F7F5F"/>
                <w:sz w:val="21"/>
                <w:szCs w:val="21"/>
              </w:rPr>
              <w:t>邮箱</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private</w:t>
            </w:r>
            <w:r>
              <w:rPr>
                <w:rFonts w:hint="eastAsia" w:ascii="Consolas" w:hAnsi="Consolas" w:eastAsia="Consolas"/>
                <w:color w:val="000000"/>
                <w:sz w:val="21"/>
                <w:szCs w:val="21"/>
              </w:rPr>
              <w:t xml:space="preserve"> String </w:t>
            </w:r>
            <w:r>
              <w:rPr>
                <w:rFonts w:hint="eastAsia" w:ascii="Consolas" w:hAnsi="Consolas" w:eastAsia="Consolas"/>
                <w:color w:val="0000C0"/>
                <w:sz w:val="21"/>
                <w:szCs w:val="21"/>
              </w:rPr>
              <w:t>email</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w:t>
            </w:r>
            <w:r>
              <w:rPr>
                <w:rFonts w:hint="eastAsia" w:ascii="Consolas" w:hAnsi="Consolas" w:eastAsia="宋体"/>
                <w:color w:val="000000"/>
                <w:sz w:val="21"/>
                <w:szCs w:val="21"/>
                <w:lang w:val="en-US" w:eastAsia="zh-CN"/>
              </w:rPr>
              <w:t>r</w:t>
            </w:r>
            <w:r>
              <w:rPr>
                <w:rFonts w:hint="eastAsia" w:ascii="Consolas" w:hAnsi="Consolas" w:eastAsia="Consolas"/>
                <w:color w:val="000000"/>
                <w:sz w:val="21"/>
                <w:szCs w:val="21"/>
              </w:rPr>
              <w:t xml:space="preserve">egist() </w:t>
            </w:r>
            <w:r>
              <w:rPr>
                <w:rFonts w:hint="eastAsia" w:ascii="Consolas" w:hAnsi="Consolas" w:eastAsia="Consolas"/>
                <w:b/>
                <w:color w:val="7F0055"/>
                <w:sz w:val="21"/>
                <w:szCs w:val="21"/>
              </w:rPr>
              <w:t>throws</w:t>
            </w:r>
            <w:r>
              <w:rPr>
                <w:rFonts w:hint="eastAsia" w:ascii="Consolas" w:hAnsi="Consolas" w:eastAsia="Consolas"/>
                <w:color w:val="000000"/>
                <w:sz w:val="21"/>
                <w:szCs w:val="21"/>
              </w:rPr>
              <w:t xml:space="preserve"> Exception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w:t>
            </w:r>
            <w:r>
              <w:rPr>
                <w:rFonts w:hint="eastAsia" w:ascii="Consolas" w:hAnsi="Consolas" w:eastAsia="Consolas"/>
                <w:color w:val="2A00FF"/>
                <w:sz w:val="21"/>
                <w:szCs w:val="21"/>
              </w:rPr>
              <w:t>"MyRegistAction的myRegist方法被执行了..."</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System.</w:t>
            </w:r>
            <w:r>
              <w:rPr>
                <w:rFonts w:hint="eastAsia" w:ascii="Consolas" w:hAnsi="Consolas" w:eastAsia="Consolas"/>
                <w:i/>
                <w:color w:val="0000C0"/>
                <w:sz w:val="21"/>
                <w:szCs w:val="21"/>
              </w:rPr>
              <w:t>out</w:t>
            </w:r>
            <w:r>
              <w:rPr>
                <w:rFonts w:hint="eastAsia" w:ascii="Consolas" w:hAnsi="Consolas" w:eastAsia="Consolas"/>
                <w:color w:val="000000"/>
                <w:sz w:val="21"/>
                <w:szCs w:val="21"/>
              </w:rPr>
              <w:t>.println(toString());</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i/>
                <w:color w:val="0000C0"/>
                <w:sz w:val="21"/>
                <w:szCs w:val="21"/>
                <w:highlight w:val="lightGray"/>
              </w:rPr>
              <w:t>SUCCESS</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getUsername()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username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setUsername(String username)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username</w:t>
            </w:r>
            <w:r>
              <w:rPr>
                <w:rFonts w:hint="eastAsia" w:ascii="Consolas" w:hAnsi="Consolas" w:eastAsia="Consolas"/>
                <w:color w:val="000000"/>
                <w:sz w:val="21"/>
                <w:szCs w:val="21"/>
              </w:rPr>
              <w:t xml:space="preserve"> = username;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getPwd()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setPwd(String pwd)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pwd</w:t>
            </w:r>
            <w:r>
              <w:rPr>
                <w:rFonts w:hint="eastAsia" w:ascii="Consolas" w:hAnsi="Consolas" w:eastAsia="Consolas"/>
                <w:color w:val="000000"/>
                <w:sz w:val="21"/>
                <w:szCs w:val="21"/>
              </w:rPr>
              <w:t xml:space="preserve"> = pwd;</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getRepwd()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repwd</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setRepwd(String repwd)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repwd</w:t>
            </w:r>
            <w:r>
              <w:rPr>
                <w:rFonts w:hint="eastAsia" w:ascii="Consolas" w:hAnsi="Consolas" w:eastAsia="Consolas"/>
                <w:color w:val="000000"/>
                <w:sz w:val="21"/>
                <w:szCs w:val="21"/>
              </w:rPr>
              <w:t xml:space="preserve"> = repwd;</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getAge()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age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setAge(</w:t>
            </w:r>
            <w:r>
              <w:rPr>
                <w:rFonts w:hint="eastAsia" w:ascii="Consolas" w:hAnsi="Consolas" w:eastAsia="Consolas"/>
                <w:b/>
                <w:color w:val="7F0055"/>
                <w:sz w:val="21"/>
                <w:szCs w:val="21"/>
              </w:rPr>
              <w:t>int</w:t>
            </w:r>
            <w:r>
              <w:rPr>
                <w:rFonts w:hint="eastAsia" w:ascii="Consolas" w:hAnsi="Consolas" w:eastAsia="Consolas"/>
                <w:color w:val="000000"/>
                <w:sz w:val="21"/>
                <w:szCs w:val="21"/>
              </w:rPr>
              <w:t xml:space="preserve"> age)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age</w:t>
            </w:r>
            <w:r>
              <w:rPr>
                <w:rFonts w:hint="eastAsia" w:ascii="Consolas" w:hAnsi="Consolas" w:eastAsia="Consolas"/>
                <w:color w:val="000000"/>
                <w:sz w:val="21"/>
                <w:szCs w:val="21"/>
              </w:rPr>
              <w:t xml:space="preserve"> = age;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getPhone()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phone</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setPhone(String phone)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phone</w:t>
            </w:r>
            <w:r>
              <w:rPr>
                <w:rFonts w:hint="eastAsia" w:ascii="Consolas" w:hAnsi="Consolas" w:eastAsia="Consolas"/>
                <w:color w:val="000000"/>
                <w:sz w:val="21"/>
                <w:szCs w:val="21"/>
              </w:rPr>
              <w:t xml:space="preserve"> = phone;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getEmail()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0000C0"/>
                <w:sz w:val="21"/>
                <w:szCs w:val="21"/>
              </w:rPr>
              <w:t>email</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setEmail(String email)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this</w:t>
            </w:r>
            <w:r>
              <w:rPr>
                <w:rFonts w:hint="eastAsia" w:ascii="Consolas" w:hAnsi="Consolas" w:eastAsia="Consolas"/>
                <w:color w:val="000000"/>
                <w:sz w:val="21"/>
                <w:szCs w:val="21"/>
              </w:rPr>
              <w:t>.</w:t>
            </w:r>
            <w:r>
              <w:rPr>
                <w:rFonts w:hint="eastAsia" w:ascii="Consolas" w:hAnsi="Consolas" w:eastAsia="Consolas"/>
                <w:color w:val="0000C0"/>
                <w:sz w:val="21"/>
                <w:szCs w:val="21"/>
              </w:rPr>
              <w:t>email</w:t>
            </w:r>
            <w:r>
              <w:rPr>
                <w:rFonts w:hint="eastAsia" w:ascii="Consolas" w:hAnsi="Consolas" w:eastAsia="Consolas"/>
                <w:color w:val="000000"/>
                <w:sz w:val="21"/>
                <w:szCs w:val="21"/>
              </w:rPr>
              <w:t xml:space="preserve"> = email;</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646464"/>
                <w:sz w:val="21"/>
                <w:szCs w:val="21"/>
              </w:rPr>
              <w:t>@Override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String toString()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b/>
                <w:color w:val="7F0055"/>
                <w:sz w:val="21"/>
                <w:szCs w:val="21"/>
              </w:rPr>
              <w:t>return</w:t>
            </w:r>
            <w:r>
              <w:rPr>
                <w:rFonts w:hint="eastAsia" w:ascii="Consolas" w:hAnsi="Consolas" w:eastAsia="Consolas"/>
                <w:color w:val="000000"/>
                <w:sz w:val="21"/>
                <w:szCs w:val="21"/>
              </w:rPr>
              <w:t xml:space="preserve"> </w:t>
            </w:r>
            <w:r>
              <w:rPr>
                <w:rFonts w:hint="eastAsia" w:ascii="Consolas" w:hAnsi="Consolas" w:eastAsia="Consolas"/>
                <w:color w:val="2A00FF"/>
                <w:sz w:val="21"/>
                <w:szCs w:val="21"/>
              </w:rPr>
              <w:t>"MyRegistAction [username="</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username</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 pwd="</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pwd</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color w:val="2A00FF"/>
                <w:sz w:val="21"/>
                <w:szCs w:val="21"/>
              </w:rPr>
              <w:t>", repwd="</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repwd</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 age="</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age</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 phone="</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phone</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 </w:t>
            </w:r>
            <w:r>
              <w:rPr>
                <w:rFonts w:hint="eastAsia" w:ascii="Consolas" w:hAnsi="Consolas" w:eastAsia="Consolas"/>
                <w:color w:val="2A00FF"/>
                <w:sz w:val="21"/>
                <w:szCs w:val="21"/>
              </w:rPr>
              <w:t>", email="</w:t>
            </w:r>
            <w:r>
              <w:rPr>
                <w:rFonts w:hint="eastAsia" w:ascii="Consolas" w:hAnsi="Consolas" w:eastAsia="Consolas"/>
                <w:color w:val="000000"/>
                <w:sz w:val="21"/>
                <w:szCs w:val="21"/>
              </w:rPr>
              <w:t xml:space="preserve"> + </w:t>
            </w:r>
            <w:r>
              <w:rPr>
                <w:rFonts w:hint="eastAsia" w:ascii="Consolas" w:hAnsi="Consolas" w:eastAsia="Consolas"/>
                <w:color w:val="0000C0"/>
                <w:sz w:val="21"/>
                <w:szCs w:val="21"/>
              </w:rPr>
              <w:t>email</w:t>
            </w:r>
            <w:r>
              <w:rPr>
                <w:rFonts w:hint="eastAsia" w:ascii="Consolas" w:hAnsi="Consolas" w:eastAsia="Consolas"/>
                <w:color w:val="000000"/>
                <w:sz w:val="21"/>
                <w:szCs w:val="21"/>
              </w:rPr>
              <w:t xml:space="preserve"> + </w:t>
            </w:r>
            <w:r>
              <w:rPr>
                <w:rFonts w:hint="eastAsia" w:ascii="Consolas" w:hAnsi="Consolas" w:eastAsia="Consolas"/>
                <w:color w:val="2A00FF"/>
                <w:sz w:val="21"/>
                <w:szCs w:val="21"/>
              </w:rPr>
              <w: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w:t>
            </w:r>
          </w:p>
          <w:p>
            <w:pPr>
              <w:spacing w:beforeLines="0" w:afterLines="0"/>
              <w:jc w:val="left"/>
              <w:rPr>
                <w:sz w:val="21"/>
                <w:szCs w:val="21"/>
                <w:vertAlign w:val="baseline"/>
              </w:rPr>
            </w:pPr>
          </w:p>
        </w:tc>
      </w:tr>
    </w:tbl>
    <w:p>
      <w:pPr>
        <w:rPr>
          <w:sz w:val="21"/>
          <w:szCs w:val="21"/>
        </w:rPr>
      </w:pPr>
    </w:p>
    <w:p>
      <w:pPr>
        <w:rPr>
          <w:sz w:val="21"/>
          <w:szCs w:val="21"/>
        </w:rPr>
      </w:pPr>
    </w:p>
    <w:p>
      <w:pPr>
        <w:rPr>
          <w:sz w:val="21"/>
          <w:szCs w:val="21"/>
        </w:rPr>
      </w:pPr>
      <w:r>
        <w:rPr>
          <w:rFonts w:hint="eastAsia"/>
          <w:sz w:val="21"/>
          <w:szCs w:val="21"/>
          <w:highlight w:val="yellow"/>
          <w:lang w:eastAsia="zh-CN"/>
        </w:rPr>
        <w:t>【</w:t>
      </w:r>
      <w:r>
        <w:rPr>
          <w:rFonts w:hint="eastAsia"/>
          <w:sz w:val="21"/>
          <w:szCs w:val="21"/>
          <w:highlight w:val="yellow"/>
          <w:lang w:val="en-US" w:eastAsia="zh-CN"/>
        </w:rPr>
        <w:t>第三步</w:t>
      </w:r>
      <w:r>
        <w:rPr>
          <w:rFonts w:hint="eastAsia"/>
          <w:sz w:val="21"/>
          <w:szCs w:val="21"/>
          <w:highlight w:val="yellow"/>
          <w:lang w:eastAsia="zh-CN"/>
        </w:rPr>
        <w:t>】</w:t>
      </w:r>
      <w:r>
        <w:rPr>
          <w:rFonts w:hint="eastAsia"/>
          <w:sz w:val="21"/>
          <w:szCs w:val="21"/>
        </w:rPr>
        <w:t xml:space="preserve">配置struts.xml </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0"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5FBF"/>
                <w:sz w:val="21"/>
                <w:szCs w:val="21"/>
              </w:rPr>
              <w:t>&lt;!-- 配置</w:t>
            </w:r>
            <w:r>
              <w:rPr>
                <w:rFonts w:hint="eastAsia" w:ascii="Consolas" w:hAnsi="Consolas" w:eastAsia="Consolas"/>
                <w:color w:val="3F5FBF"/>
                <w:sz w:val="21"/>
                <w:szCs w:val="21"/>
                <w:u w:val="single"/>
              </w:rPr>
              <w:t>xml</w:t>
            </w:r>
            <w:r>
              <w:rPr>
                <w:rFonts w:hint="eastAsia" w:ascii="Consolas" w:hAnsi="Consolas" w:eastAsia="Consolas"/>
                <w:color w:val="3F5FBF"/>
                <w:sz w:val="21"/>
                <w:szCs w:val="21"/>
              </w:rPr>
              <w:t>的局部校验器的Action --&gt;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"myRegist"</w:t>
            </w:r>
            <w:r>
              <w:rPr>
                <w:rFonts w:hint="eastAsia" w:ascii="Consolas" w:hAnsi="Consolas" w:eastAsia="Consolas"/>
                <w:sz w:val="21"/>
                <w:szCs w:val="21"/>
              </w:rPr>
              <w:t xml:space="preserve"> </w:t>
            </w:r>
            <w:r>
              <w:rPr>
                <w:rFonts w:hint="eastAsia" w:ascii="Consolas" w:hAnsi="Consolas" w:eastAsia="Consolas"/>
                <w:color w:val="7F007F"/>
                <w:sz w:val="21"/>
                <w:szCs w:val="21"/>
              </w:rPr>
              <w:t>class</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Consolas"/>
                <w:i/>
                <w:color w:val="2A00FF"/>
                <w:sz w:val="21"/>
                <w:szCs w:val="21"/>
                <w:lang w:val="en-US" w:eastAsia="zh-CN"/>
              </w:rPr>
              <w:t>com.igeek</w:t>
            </w:r>
            <w:r>
              <w:rPr>
                <w:rFonts w:hint="eastAsia" w:ascii="Consolas" w:hAnsi="Consolas" w:eastAsia="Consolas"/>
                <w:i/>
                <w:color w:val="2A00FF"/>
                <w:sz w:val="21"/>
                <w:szCs w:val="21"/>
                <w:lang w:eastAsia="zh-CN"/>
              </w:rPr>
              <w:t>_</w:t>
            </w:r>
            <w:r>
              <w:rPr>
                <w:rFonts w:hint="eastAsia" w:ascii="Consolas" w:hAnsi="Consolas" w:eastAsia="Consolas"/>
                <w:i/>
                <w:color w:val="2A00FF"/>
                <w:sz w:val="21"/>
                <w:szCs w:val="21"/>
                <w:lang w:val="en-US" w:eastAsia="zh-CN"/>
              </w:rPr>
              <w:t>01_</w:t>
            </w:r>
            <w:r>
              <w:rPr>
                <w:rFonts w:hint="eastAsia" w:ascii="Consolas" w:hAnsi="Consolas" w:eastAsia="Consolas"/>
                <w:i/>
                <w:color w:val="2A00FF"/>
                <w:sz w:val="21"/>
                <w:szCs w:val="21"/>
                <w:lang w:eastAsia="zh-CN"/>
              </w:rPr>
              <w:t>validation</w:t>
            </w:r>
            <w:r>
              <w:rPr>
                <w:rFonts w:hint="eastAsia" w:ascii="Consolas" w:hAnsi="Consolas" w:eastAsia="Consolas"/>
                <w:i/>
                <w:color w:val="2A00FF"/>
                <w:sz w:val="21"/>
                <w:szCs w:val="21"/>
              </w:rPr>
              <w:t>.MyRegistAction"</w:t>
            </w:r>
            <w:r>
              <w:rPr>
                <w:rFonts w:hint="eastAsia" w:ascii="Consolas" w:hAnsi="Consolas" w:eastAsia="Consolas"/>
                <w:sz w:val="21"/>
                <w:szCs w:val="21"/>
              </w:rPr>
              <w:t xml:space="preserve"> </w:t>
            </w:r>
            <w:r>
              <w:rPr>
                <w:rFonts w:hint="eastAsia" w:ascii="Consolas" w:hAnsi="Consolas" w:eastAsia="Consolas"/>
                <w:color w:val="7F007F"/>
                <w:sz w:val="21"/>
                <w:szCs w:val="21"/>
              </w:rPr>
              <w:t>method</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宋体"/>
                <w:i/>
                <w:color w:val="2A00FF"/>
                <w:sz w:val="21"/>
                <w:szCs w:val="21"/>
                <w:lang w:val="en-US" w:eastAsia="zh-CN"/>
              </w:rPr>
              <w:t>r</w:t>
            </w:r>
            <w:r>
              <w:rPr>
                <w:rFonts w:hint="eastAsia" w:ascii="Consolas" w:hAnsi="Consolas" w:eastAsia="Consolas"/>
                <w:i/>
                <w:color w:val="2A00FF"/>
                <w:sz w:val="21"/>
                <w:szCs w:val="21"/>
              </w:rPr>
              <w:t>egist"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"input"</w:t>
            </w:r>
            <w:r>
              <w:rPr>
                <w:rFonts w:hint="eastAsia" w:ascii="Consolas" w:hAnsi="Consolas" w:eastAsia="Consolas"/>
                <w:color w:val="008080"/>
                <w:sz w:val="21"/>
                <w:szCs w:val="21"/>
              </w:rPr>
              <w:t>&gt;</w:t>
            </w:r>
            <w:r>
              <w:rPr>
                <w:rFonts w:hint="eastAsia" w:ascii="Consolas" w:hAnsi="Consolas" w:eastAsia="Consolas"/>
                <w:color w:val="000000"/>
                <w:sz w:val="21"/>
                <w:szCs w:val="21"/>
              </w:rPr>
              <w:t>/</w:t>
            </w:r>
            <w:r>
              <w:rPr>
                <w:rFonts w:hint="eastAsia" w:ascii="Consolas" w:hAnsi="Consolas" w:eastAsia="宋体"/>
                <w:color w:val="000000"/>
                <w:sz w:val="21"/>
                <w:szCs w:val="21"/>
                <w:lang w:eastAsia="zh-CN"/>
              </w:rPr>
              <w:t>a_validation</w:t>
            </w:r>
            <w:r>
              <w:rPr>
                <w:rFonts w:hint="eastAsia" w:ascii="Consolas" w:hAnsi="Consolas" w:eastAsia="Consolas"/>
                <w:color w:val="000000"/>
                <w:sz w:val="21"/>
                <w:szCs w:val="21"/>
              </w:rPr>
              <w:t>/myRegist.jsp</w:t>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"success"</w:t>
            </w:r>
            <w:r>
              <w:rPr>
                <w:rFonts w:hint="eastAsia" w:ascii="Consolas" w:hAnsi="Consolas" w:eastAsia="Consolas"/>
                <w:color w:val="008080"/>
                <w:sz w:val="21"/>
                <w:szCs w:val="21"/>
              </w:rPr>
              <w:t>&gt;</w:t>
            </w:r>
            <w:r>
              <w:rPr>
                <w:rFonts w:hint="eastAsia" w:ascii="Consolas" w:hAnsi="Consolas" w:eastAsia="Consolas"/>
                <w:color w:val="000000"/>
                <w:sz w:val="21"/>
                <w:szCs w:val="21"/>
              </w:rPr>
              <w:t>/</w:t>
            </w:r>
            <w:r>
              <w:rPr>
                <w:rFonts w:hint="eastAsia" w:ascii="Consolas" w:hAnsi="Consolas" w:eastAsia="宋体"/>
                <w:color w:val="000000"/>
                <w:sz w:val="21"/>
                <w:szCs w:val="21"/>
                <w:lang w:eastAsia="zh-CN"/>
              </w:rPr>
              <w:t>a_validation</w:t>
            </w:r>
            <w:r>
              <w:rPr>
                <w:rFonts w:hint="eastAsia" w:ascii="Consolas" w:hAnsi="Consolas" w:eastAsia="Consolas"/>
                <w:color w:val="000000"/>
                <w:sz w:val="21"/>
                <w:szCs w:val="21"/>
              </w:rPr>
              <w:t>/success.jsp</w:t>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color w:val="008080"/>
                <w:sz w:val="21"/>
                <w:szCs w:val="21"/>
              </w:rPr>
              <w:t>&gt;</w:t>
            </w:r>
          </w:p>
          <w:p>
            <w:pPr>
              <w:rPr>
                <w:sz w:val="21"/>
                <w:szCs w:val="21"/>
                <w:vertAlign w:val="baseline"/>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color w:val="008080"/>
                <w:sz w:val="21"/>
                <w:szCs w:val="21"/>
              </w:rPr>
              <w:t>&gt;</w:t>
            </w:r>
          </w:p>
        </w:tc>
      </w:tr>
    </w:tbl>
    <w:p>
      <w:pPr>
        <w:rPr>
          <w:rFonts w:hint="eastAsia"/>
          <w:sz w:val="21"/>
          <w:szCs w:val="21"/>
          <w:highlight w:val="yellow"/>
          <w:lang w:eastAsia="zh-CN"/>
        </w:rPr>
      </w:pPr>
    </w:p>
    <w:p>
      <w:pPr>
        <w:rPr>
          <w:sz w:val="21"/>
          <w:szCs w:val="21"/>
        </w:rPr>
      </w:pPr>
      <w:r>
        <w:rPr>
          <w:rFonts w:hint="eastAsia"/>
          <w:sz w:val="21"/>
          <w:szCs w:val="21"/>
          <w:highlight w:val="yellow"/>
          <w:lang w:eastAsia="zh-CN"/>
        </w:rPr>
        <w:t>【</w:t>
      </w:r>
      <w:r>
        <w:rPr>
          <w:rFonts w:hint="eastAsia"/>
          <w:sz w:val="21"/>
          <w:szCs w:val="21"/>
          <w:highlight w:val="yellow"/>
          <w:lang w:val="en-US" w:eastAsia="zh-CN"/>
        </w:rPr>
        <w:t>第四步</w:t>
      </w:r>
      <w:r>
        <w:rPr>
          <w:rFonts w:hint="eastAsia"/>
          <w:sz w:val="21"/>
          <w:szCs w:val="21"/>
          <w:highlight w:val="yellow"/>
          <w:lang w:eastAsia="zh-CN"/>
        </w:rPr>
        <w:t>】</w:t>
      </w:r>
      <w:r>
        <w:rPr>
          <w:rFonts w:hint="eastAsia"/>
          <w:sz w:val="21"/>
          <w:szCs w:val="21"/>
        </w:rPr>
        <w:t>编写局部校验器文件 ，校验</w:t>
      </w:r>
      <w:r>
        <w:rPr>
          <w:rFonts w:hint="eastAsia"/>
          <w:sz w:val="21"/>
          <w:szCs w:val="21"/>
          <w:lang w:val="en-US" w:eastAsia="zh-CN"/>
        </w:rPr>
        <w:t>MyRegist</w:t>
      </w:r>
      <w:r>
        <w:rPr>
          <w:rFonts w:hint="eastAsia"/>
          <w:sz w:val="21"/>
          <w:szCs w:val="21"/>
        </w:rPr>
        <w:t>Action的</w:t>
      </w:r>
      <w:r>
        <w:rPr>
          <w:rFonts w:hint="eastAsia"/>
          <w:sz w:val="21"/>
          <w:szCs w:val="21"/>
          <w:lang w:val="en-US" w:eastAsia="zh-CN"/>
        </w:rPr>
        <w:t>execute</w:t>
      </w:r>
      <w:r>
        <w:rPr>
          <w:rFonts w:hint="eastAsia"/>
          <w:sz w:val="21"/>
          <w:szCs w:val="21"/>
        </w:rPr>
        <w:t>方法</w:t>
      </w:r>
      <w:r>
        <w:rPr>
          <w:rFonts w:hint="eastAsia"/>
          <w:sz w:val="21"/>
          <w:szCs w:val="21"/>
          <w:lang w:eastAsia="zh-CN"/>
        </w:rPr>
        <w:t>。</w:t>
      </w:r>
    </w:p>
    <w:p>
      <w:pPr>
        <w:rPr>
          <w:ins w:id="61" w:author="Administrator" w:date="2016-06-08T15:28:11Z"/>
        </w:rPr>
      </w:pPr>
      <w:r>
        <w:rPr>
          <w:rFonts w:hint="eastAsia"/>
          <w:sz w:val="21"/>
          <w:szCs w:val="21"/>
        </w:rPr>
        <w:tab/>
      </w:r>
      <w:r>
        <w:drawing>
          <wp:inline distT="0" distB="0" distL="114300" distR="114300">
            <wp:extent cx="3676015" cy="1676400"/>
            <wp:effectExtent l="0" t="0" r="635"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1"/>
                    <a:stretch>
                      <a:fillRect/>
                    </a:stretch>
                  </pic:blipFill>
                  <pic:spPr>
                    <a:xfrm>
                      <a:off x="0" y="0"/>
                      <a:ext cx="3676015" cy="1676400"/>
                    </a:xfrm>
                    <a:prstGeom prst="rect">
                      <a:avLst/>
                    </a:prstGeom>
                    <a:noFill/>
                    <a:ln w="9525">
                      <a:noFill/>
                    </a:ln>
                  </pic:spPr>
                </pic:pic>
              </a:graphicData>
            </a:graphic>
          </wp:inline>
        </w:drawing>
      </w:r>
    </w:p>
    <w:p>
      <w:pPr>
        <w:rPr>
          <w:ins w:id="62" w:author="Administrator" w:date="2016-06-08T15:28:15Z"/>
        </w:rPr>
      </w:pPr>
    </w:p>
    <w:p>
      <w:pPr>
        <w:rPr>
          <w:rFonts w:hint="eastAsia"/>
          <w:lang w:val="en-US" w:eastAsia="zh-CN"/>
        </w:rPr>
      </w:pPr>
      <w:r>
        <w:rPr>
          <w:rFonts w:hint="eastAsia"/>
          <w:highlight w:val="yellow"/>
          <w:lang w:val="en-US" w:eastAsia="zh-CN"/>
        </w:rPr>
        <w:t>【第五步】My</w:t>
      </w:r>
      <w:r>
        <w:rPr>
          <w:rFonts w:hint="eastAsia"/>
          <w:lang w:val="en-US" w:eastAsia="zh-CN"/>
        </w:rPr>
        <w:t>RegistAction-myRegist-validation.xml文件的配置。</w:t>
      </w:r>
    </w:p>
    <w:p>
      <w:pPr>
        <w:jc w:val="left"/>
        <w:rPr>
          <w:rFonts w:hint="eastAsia"/>
          <w:lang w:val="en-US" w:eastAsia="zh-CN"/>
        </w:rPr>
      </w:pPr>
      <w:r>
        <w:rPr>
          <w:rFonts w:hint="eastAsia"/>
          <w:sz w:val="21"/>
          <w:szCs w:val="21"/>
        </w:rPr>
        <w:t>使用常用校验器进行校验</w:t>
      </w:r>
      <w:r>
        <w:rPr>
          <w:rFonts w:hint="eastAsia"/>
          <w:sz w:val="21"/>
          <w:szCs w:val="21"/>
          <w:lang w:eastAsia="zh-CN"/>
        </w:rPr>
        <w:t>：</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91"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xml</w:t>
            </w:r>
            <w:r>
              <w:rPr>
                <w:rFonts w:hint="eastAsia" w:ascii="Consolas" w:hAnsi="Consolas" w:eastAsia="Consolas"/>
                <w:sz w:val="21"/>
                <w:szCs w:val="21"/>
              </w:rPr>
              <w:t xml:space="preserve"> </w:t>
            </w:r>
            <w:r>
              <w:rPr>
                <w:rFonts w:hint="eastAsia" w:ascii="Consolas" w:hAnsi="Consolas" w:eastAsia="Consolas"/>
                <w:color w:val="7F007F"/>
                <w:sz w:val="21"/>
                <w:szCs w:val="21"/>
              </w:rPr>
              <w:t>version</w:t>
            </w:r>
            <w:r>
              <w:rPr>
                <w:rFonts w:hint="eastAsia" w:ascii="Consolas" w:hAnsi="Consolas" w:eastAsia="Consolas"/>
                <w:color w:val="000000"/>
                <w:sz w:val="21"/>
                <w:szCs w:val="21"/>
              </w:rPr>
              <w:t>=</w:t>
            </w:r>
            <w:r>
              <w:rPr>
                <w:rFonts w:hint="eastAsia" w:ascii="Consolas" w:hAnsi="Consolas" w:eastAsia="Consolas"/>
                <w:i/>
                <w:color w:val="2A00FF"/>
                <w:sz w:val="21"/>
                <w:szCs w:val="21"/>
              </w:rPr>
              <w:t>"1.0"</w:t>
            </w:r>
            <w:r>
              <w:rPr>
                <w:rFonts w:hint="eastAsia" w:ascii="Consolas" w:hAnsi="Consolas" w:eastAsia="Consolas"/>
                <w:sz w:val="21"/>
                <w:szCs w:val="21"/>
              </w:rPr>
              <w:t xml:space="preserve"> </w:t>
            </w:r>
            <w:r>
              <w:rPr>
                <w:rFonts w:hint="eastAsia" w:ascii="Consolas" w:hAnsi="Consolas" w:eastAsia="Consolas"/>
                <w:color w:val="7F007F"/>
                <w:sz w:val="21"/>
                <w:szCs w:val="21"/>
              </w:rPr>
              <w:t>encoding</w:t>
            </w:r>
            <w:r>
              <w:rPr>
                <w:rFonts w:hint="eastAsia" w:ascii="Consolas" w:hAnsi="Consolas" w:eastAsia="Consolas"/>
                <w:color w:val="000000"/>
                <w:sz w:val="21"/>
                <w:szCs w:val="21"/>
              </w:rPr>
              <w:t>=</w:t>
            </w:r>
            <w:r>
              <w:rPr>
                <w:rFonts w:hint="eastAsia" w:ascii="Consolas" w:hAnsi="Consolas" w:eastAsia="Consolas"/>
                <w:i/>
                <w:color w:val="2A00FF"/>
                <w:sz w:val="21"/>
                <w:szCs w:val="21"/>
              </w:rPr>
              <w:t>"UTF-8"</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DOCTYPE</w:t>
            </w:r>
            <w:r>
              <w:rPr>
                <w:rFonts w:hint="eastAsia" w:ascii="Consolas" w:hAnsi="Consolas" w:eastAsia="Consolas"/>
                <w:sz w:val="21"/>
                <w:szCs w:val="21"/>
              </w:rPr>
              <w:t xml:space="preserve"> </w:t>
            </w:r>
            <w:r>
              <w:rPr>
                <w:rFonts w:hint="eastAsia" w:ascii="Consolas" w:hAnsi="Consolas" w:eastAsia="Consolas"/>
                <w:color w:val="008080"/>
                <w:sz w:val="21"/>
                <w:szCs w:val="21"/>
              </w:rPr>
              <w:t>validators</w:t>
            </w:r>
            <w:r>
              <w:rPr>
                <w:rFonts w:hint="eastAsia" w:ascii="Consolas" w:hAnsi="Consolas" w:eastAsia="Consolas"/>
                <w:sz w:val="21"/>
                <w:szCs w:val="21"/>
              </w:rPr>
              <w:t xml:space="preserve"> </w:t>
            </w:r>
            <w:r>
              <w:rPr>
                <w:rFonts w:hint="eastAsia" w:ascii="Consolas" w:hAnsi="Consolas" w:eastAsia="Consolas"/>
                <w:color w:val="808080"/>
                <w:sz w:val="21"/>
                <w:szCs w:val="21"/>
              </w:rPr>
              <w:t>PUBLIC</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sz w:val="21"/>
                <w:szCs w:val="21"/>
              </w:rPr>
              <w:tab/>
            </w:r>
            <w:r>
              <w:rPr>
                <w:rFonts w:hint="eastAsia" w:ascii="Consolas" w:hAnsi="Consolas" w:eastAsia="Consolas"/>
                <w:sz w:val="21"/>
                <w:szCs w:val="21"/>
              </w:rPr>
              <w:tab/>
            </w:r>
            <w:r>
              <w:rPr>
                <w:rFonts w:hint="eastAsia" w:ascii="Consolas" w:hAnsi="Consolas" w:eastAsia="Consolas"/>
                <w:color w:val="008080"/>
                <w:sz w:val="21"/>
                <w:szCs w:val="21"/>
              </w:rPr>
              <w:t>"-//Apache Struts//XWork Validator 1.0.3//EN"</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sz w:val="21"/>
                <w:szCs w:val="21"/>
              </w:rPr>
              <w:tab/>
            </w:r>
            <w:r>
              <w:rPr>
                <w:rFonts w:hint="eastAsia" w:ascii="Consolas" w:hAnsi="Consolas" w:eastAsia="Consolas"/>
                <w:sz w:val="21"/>
                <w:szCs w:val="21"/>
              </w:rPr>
              <w:tab/>
            </w:r>
            <w:r>
              <w:rPr>
                <w:rFonts w:hint="eastAsia" w:ascii="Consolas" w:hAnsi="Consolas" w:eastAsia="Consolas"/>
                <w:color w:val="3F7F5F"/>
                <w:sz w:val="21"/>
                <w:szCs w:val="21"/>
              </w:rPr>
              <w:t>"http://struts.apache.org/dtds/xwork-validator-1.0.3.dtd"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validators</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&lt;!-- 验证用户名 :(非空，且长度为3-10位)--&gt;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"username"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5FBF"/>
                <w:sz w:val="21"/>
                <w:szCs w:val="21"/>
              </w:rPr>
              <w:t>&lt;!-- 非空 --&gt;</w:t>
            </w: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"requiredstring"</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r>
              <w:rPr>
                <w:rFonts w:hint="eastAsia" w:ascii="Consolas" w:hAnsi="Consolas" w:eastAsia="Consolas"/>
                <w:color w:val="000000"/>
                <w:sz w:val="21"/>
                <w:szCs w:val="21"/>
              </w:rPr>
              <w:t>用户名不能为空</w:t>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5FBF"/>
                <w:sz w:val="21"/>
                <w:szCs w:val="21"/>
              </w:rPr>
              <w:t>&lt;!-- 长度验证 --&gt;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"stringlength"</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"maxLength"</w:t>
            </w:r>
            <w:r>
              <w:rPr>
                <w:rFonts w:hint="eastAsia" w:ascii="Consolas" w:hAnsi="Consolas" w:eastAsia="Consolas"/>
                <w:color w:val="008080"/>
                <w:sz w:val="21"/>
                <w:szCs w:val="21"/>
              </w:rPr>
              <w:t>&gt;</w:t>
            </w:r>
            <w:r>
              <w:rPr>
                <w:rFonts w:hint="eastAsia" w:ascii="Consolas" w:hAnsi="Consolas" w:eastAsia="Consolas"/>
                <w:color w:val="000000"/>
                <w:sz w:val="21"/>
                <w:szCs w:val="21"/>
              </w:rPr>
              <w:t>10</w:t>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"minLength"</w:t>
            </w:r>
            <w:r>
              <w:rPr>
                <w:rFonts w:hint="eastAsia" w:ascii="Consolas" w:hAnsi="Consolas" w:eastAsia="Consolas"/>
                <w:color w:val="008080"/>
                <w:sz w:val="21"/>
                <w:szCs w:val="21"/>
              </w:rPr>
              <w:t>&gt;</w:t>
            </w:r>
            <w:r>
              <w:rPr>
                <w:rFonts w:hint="eastAsia" w:ascii="Consolas" w:hAnsi="Consolas" w:eastAsia="Consolas"/>
                <w:color w:val="000000"/>
                <w:sz w:val="21"/>
                <w:szCs w:val="21"/>
              </w:rPr>
              <w:t>3</w:t>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r>
              <w:rPr>
                <w:rFonts w:hint="eastAsia" w:ascii="Consolas" w:hAnsi="Consolas" w:eastAsia="Consolas"/>
                <w:color w:val="000000"/>
                <w:sz w:val="21"/>
                <w:szCs w:val="21"/>
              </w:rPr>
              <w:t>用户名必须是3-10位</w:t>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color w:val="008080"/>
                <w:sz w:val="21"/>
                <w:szCs w:val="21"/>
              </w:rPr>
              <w:t>&gt;</w:t>
            </w: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&lt;!-- 验证密码:(必须，且长度为6-12) --&gt;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"pwd"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"requiredstring"</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r>
              <w:rPr>
                <w:rFonts w:hint="eastAsia" w:ascii="Consolas" w:hAnsi="Consolas" w:eastAsia="Consolas"/>
                <w:color w:val="000000"/>
                <w:sz w:val="21"/>
                <w:szCs w:val="21"/>
              </w:rPr>
              <w:t>密码不能为空</w:t>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color w:val="008080"/>
                <w:sz w:val="21"/>
                <w:szCs w:val="21"/>
              </w:rPr>
              <w:t>&gt;</w:t>
            </w: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"stringlength"</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"maxLength"</w:t>
            </w:r>
            <w:r>
              <w:rPr>
                <w:rFonts w:hint="eastAsia" w:ascii="Consolas" w:hAnsi="Consolas" w:eastAsia="Consolas"/>
                <w:color w:val="008080"/>
                <w:sz w:val="21"/>
                <w:szCs w:val="21"/>
              </w:rPr>
              <w:t>&gt;</w:t>
            </w:r>
            <w:r>
              <w:rPr>
                <w:rFonts w:hint="eastAsia" w:ascii="Consolas" w:hAnsi="Consolas" w:eastAsia="Consolas"/>
                <w:color w:val="000000"/>
                <w:sz w:val="21"/>
                <w:szCs w:val="21"/>
              </w:rPr>
              <w:t>12</w:t>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"minLength"</w:t>
            </w:r>
            <w:r>
              <w:rPr>
                <w:rFonts w:hint="eastAsia" w:ascii="Consolas" w:hAnsi="Consolas" w:eastAsia="Consolas"/>
                <w:color w:val="008080"/>
                <w:sz w:val="21"/>
                <w:szCs w:val="21"/>
              </w:rPr>
              <w:t>&gt;</w:t>
            </w:r>
            <w:r>
              <w:rPr>
                <w:rFonts w:hint="eastAsia" w:ascii="Consolas" w:hAnsi="Consolas" w:eastAsia="Consolas"/>
                <w:color w:val="000000"/>
                <w:sz w:val="21"/>
                <w:szCs w:val="21"/>
              </w:rPr>
              <w:t>6</w:t>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r>
              <w:rPr>
                <w:rFonts w:hint="eastAsia" w:ascii="Consolas" w:hAnsi="Consolas" w:eastAsia="Consolas"/>
                <w:color w:val="000000"/>
                <w:sz w:val="21"/>
                <w:szCs w:val="21"/>
              </w:rPr>
              <w:t>密码必须是6-12位</w:t>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 xml:space="preserve">&lt;!-- 重复密码：(必须和密码一致) </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ab/>
            </w:r>
            <w:r>
              <w:rPr>
                <w:rFonts w:hint="eastAsia" w:ascii="Consolas" w:hAnsi="Consolas" w:eastAsia="Consolas"/>
                <w:color w:val="3F5FBF"/>
                <w:sz w:val="21"/>
                <w:szCs w:val="21"/>
              </w:rPr>
              <w:t xml:space="preserve"> </w:t>
            </w:r>
            <w:r>
              <w:rPr>
                <w:rFonts w:hint="eastAsia" w:ascii="Consolas" w:hAnsi="Consolas" w:eastAsia="Consolas"/>
                <w:color w:val="3F5FBF"/>
                <w:sz w:val="21"/>
                <w:szCs w:val="21"/>
                <w:u w:val="single"/>
              </w:rPr>
              <w:t>fieldexpression</w:t>
            </w:r>
            <w:r>
              <w:rPr>
                <w:rFonts w:hint="eastAsia" w:ascii="Consolas" w:hAnsi="Consolas" w:eastAsia="Consolas"/>
                <w:color w:val="3F5FBF"/>
                <w:sz w:val="21"/>
                <w:szCs w:val="21"/>
              </w:rPr>
              <w:t>:专门用来比较表单字段的</w:t>
            </w:r>
          </w:p>
          <w:p>
            <w:pPr>
              <w:spacing w:beforeLines="0" w:afterLines="0"/>
              <w:jc w:val="left"/>
              <w:rPr>
                <w:rFonts w:hint="eastAsia" w:ascii="Consolas" w:hAnsi="Consolas" w:eastAsia="Consolas"/>
                <w:sz w:val="21"/>
                <w:szCs w:val="21"/>
              </w:rPr>
            </w:pPr>
            <w:r>
              <w:rPr>
                <w:rFonts w:hint="eastAsia" w:ascii="Consolas" w:hAnsi="Consolas" w:eastAsia="Consolas"/>
                <w:color w:val="3F5FBF"/>
                <w:sz w:val="21"/>
                <w:szCs w:val="21"/>
              </w:rPr>
              <w:tab/>
            </w:r>
            <w:r>
              <w:rPr>
                <w:rFonts w:hint="eastAsia" w:ascii="Consolas" w:hAnsi="Consolas" w:eastAsia="Consolas"/>
                <w:color w:val="3F5FBF"/>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"repwd"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"fieldexpression"</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"expression"</w:t>
            </w:r>
            <w:r>
              <w:rPr>
                <w:rFonts w:hint="eastAsia" w:ascii="Consolas" w:hAnsi="Consolas" w:eastAsia="Consolas"/>
                <w:color w:val="008080"/>
                <w:sz w:val="21"/>
                <w:szCs w:val="21"/>
              </w:rPr>
              <w:t>&gt;&lt;![CDATA[</w:t>
            </w:r>
            <w:r>
              <w:rPr>
                <w:rFonts w:hint="eastAsia" w:ascii="Consolas" w:hAnsi="Consolas" w:eastAsia="Consolas"/>
                <w:color w:val="000000"/>
                <w:sz w:val="21"/>
                <w:szCs w:val="21"/>
              </w:rPr>
              <w:t>pwd==repwd</w:t>
            </w:r>
            <w:r>
              <w:rPr>
                <w:rFonts w:hint="eastAsia" w:ascii="Consolas" w:hAnsi="Consolas" w:eastAsia="Consolas"/>
                <w:color w:val="008080"/>
                <w:sz w:val="21"/>
                <w:szCs w:val="21"/>
              </w:rPr>
              <w:t>]]&gt;&lt;/</w:t>
            </w:r>
            <w:r>
              <w:rPr>
                <w:rFonts w:hint="eastAsia" w:ascii="Consolas" w:hAnsi="Consolas" w:eastAsia="Consolas"/>
                <w:color w:val="3F7F7F"/>
                <w:sz w:val="21"/>
                <w:szCs w:val="21"/>
              </w:rPr>
              <w:t>param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r>
              <w:rPr>
                <w:rFonts w:hint="eastAsia" w:ascii="Consolas" w:hAnsi="Consolas" w:eastAsia="Consolas"/>
                <w:color w:val="000000"/>
                <w:sz w:val="21"/>
                <w:szCs w:val="21"/>
              </w:rPr>
              <w:t>两次密码输入不一致</w:t>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&lt;!-- 验证年龄：(年龄在18-90之间) --&gt;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"int"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"min"</w:t>
            </w:r>
            <w:r>
              <w:rPr>
                <w:rFonts w:hint="eastAsia" w:ascii="Consolas" w:hAnsi="Consolas" w:eastAsia="Consolas"/>
                <w:color w:val="008080"/>
                <w:sz w:val="21"/>
                <w:szCs w:val="21"/>
              </w:rPr>
              <w:t>&gt;</w:t>
            </w:r>
            <w:r>
              <w:rPr>
                <w:rFonts w:hint="eastAsia" w:ascii="Consolas" w:hAnsi="Consolas" w:eastAsia="Consolas"/>
                <w:color w:val="000000"/>
                <w:sz w:val="21"/>
                <w:szCs w:val="21"/>
              </w:rPr>
              <w:t>18</w:t>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"max"</w:t>
            </w:r>
            <w:r>
              <w:rPr>
                <w:rFonts w:hint="eastAsia" w:ascii="Consolas" w:hAnsi="Consolas" w:eastAsia="Consolas"/>
                <w:color w:val="008080"/>
                <w:sz w:val="21"/>
                <w:szCs w:val="21"/>
              </w:rPr>
              <w:t>&gt;</w:t>
            </w:r>
            <w:r>
              <w:rPr>
                <w:rFonts w:hint="eastAsia" w:ascii="Consolas" w:hAnsi="Consolas" w:eastAsia="Consolas"/>
                <w:color w:val="000000"/>
                <w:sz w:val="21"/>
                <w:szCs w:val="21"/>
              </w:rPr>
              <w:t>90</w:t>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r>
              <w:rPr>
                <w:rFonts w:hint="eastAsia" w:ascii="Consolas" w:hAnsi="Consolas" w:eastAsia="Consolas"/>
                <w:color w:val="000000"/>
                <w:sz w:val="21"/>
                <w:szCs w:val="21"/>
              </w:rPr>
              <w:t>年龄必须在18-90之间</w:t>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&lt;!-- 验证手机号码：(手机号规则，11位数字) --&gt;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"phone"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"regex"</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param</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"regex"</w:t>
            </w:r>
            <w:r>
              <w:rPr>
                <w:rFonts w:hint="eastAsia" w:ascii="Consolas" w:hAnsi="Consolas" w:eastAsia="Consolas"/>
                <w:color w:val="008080"/>
                <w:sz w:val="21"/>
                <w:szCs w:val="21"/>
              </w:rPr>
              <w:t>&gt;&lt;![CDATA[</w:t>
            </w:r>
            <w:r>
              <w:rPr>
                <w:rFonts w:hint="eastAsia" w:ascii="Consolas" w:hAnsi="Consolas" w:eastAsia="Consolas"/>
                <w:color w:val="000000"/>
                <w:sz w:val="21"/>
                <w:szCs w:val="21"/>
              </w:rPr>
              <w:t>^\d{11}$</w:t>
            </w:r>
            <w:r>
              <w:rPr>
                <w:rFonts w:hint="eastAsia" w:ascii="Consolas" w:hAnsi="Consolas" w:eastAsia="Consolas"/>
                <w:color w:val="008080"/>
                <w:sz w:val="21"/>
                <w:szCs w:val="21"/>
              </w:rPr>
              <w:t>]]&gt;&lt;/</w:t>
            </w:r>
            <w:r>
              <w:rPr>
                <w:rFonts w:hint="eastAsia" w:ascii="Consolas" w:hAnsi="Consolas" w:eastAsia="Consolas"/>
                <w:color w:val="3F7F7F"/>
                <w:sz w:val="21"/>
                <w:szCs w:val="21"/>
              </w:rPr>
              <w:t>param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r>
              <w:rPr>
                <w:rFonts w:hint="eastAsia" w:ascii="Consolas" w:hAnsi="Consolas" w:eastAsia="Consolas"/>
                <w:color w:val="000000"/>
                <w:sz w:val="21"/>
                <w:szCs w:val="21"/>
              </w:rPr>
              <w:t>手机号码必须是11位</w:t>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3F5FBF"/>
                <w:sz w:val="21"/>
                <w:szCs w:val="21"/>
              </w:rPr>
              <w:t>&lt;!-- email:符合邮箱的格式 --&gt;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"email"</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sz w:val="21"/>
                <w:szCs w:val="21"/>
              </w:rPr>
              <w:t xml:space="preserve"> </w:t>
            </w:r>
            <w:r>
              <w:rPr>
                <w:rFonts w:hint="eastAsia" w:ascii="Consolas" w:hAnsi="Consolas" w:eastAsia="Consolas"/>
                <w:color w:val="7F007F"/>
                <w:sz w:val="21"/>
                <w:szCs w:val="21"/>
              </w:rPr>
              <w:t>type</w:t>
            </w:r>
            <w:r>
              <w:rPr>
                <w:rFonts w:hint="eastAsia" w:ascii="Consolas" w:hAnsi="Consolas" w:eastAsia="Consolas"/>
                <w:color w:val="000000"/>
                <w:sz w:val="21"/>
                <w:szCs w:val="21"/>
              </w:rPr>
              <w:t>=</w:t>
            </w:r>
            <w:r>
              <w:rPr>
                <w:rFonts w:hint="eastAsia" w:ascii="Consolas" w:hAnsi="Consolas" w:eastAsia="Consolas"/>
                <w:i/>
                <w:color w:val="2A00FF"/>
                <w:sz w:val="21"/>
                <w:szCs w:val="21"/>
              </w:rPr>
              <w:t>"email"</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r>
              <w:rPr>
                <w:rFonts w:hint="eastAsia" w:ascii="Consolas" w:hAnsi="Consolas" w:eastAsia="Consolas"/>
                <w:color w:val="000000"/>
                <w:sz w:val="21"/>
                <w:szCs w:val="21"/>
              </w:rPr>
              <w:t>邮箱不符合格式</w:t>
            </w:r>
            <w:r>
              <w:rPr>
                <w:rFonts w:hint="eastAsia" w:ascii="Consolas" w:hAnsi="Consolas" w:eastAsia="Consolas"/>
                <w:color w:val="008080"/>
                <w:sz w:val="21"/>
                <w:szCs w:val="21"/>
              </w:rPr>
              <w:t>&lt;/</w:t>
            </w:r>
            <w:r>
              <w:rPr>
                <w:rFonts w:hint="eastAsia" w:ascii="Consolas" w:hAnsi="Consolas" w:eastAsia="Consolas"/>
                <w:color w:val="3F7F7F"/>
                <w:sz w:val="21"/>
                <w:szCs w:val="21"/>
              </w:rPr>
              <w:t>message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field-validator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field</w:t>
            </w:r>
            <w:r>
              <w:rPr>
                <w:rFonts w:hint="eastAsia" w:ascii="Consolas" w:hAnsi="Consolas" w:eastAsia="Consolas"/>
                <w:color w:val="008080"/>
                <w:sz w:val="21"/>
                <w:szCs w:val="21"/>
              </w:rPr>
              <w:t>&gt;</w:t>
            </w:r>
            <w:r>
              <w:rPr>
                <w:rFonts w:hint="eastAsia" w:ascii="Consolas" w:hAnsi="Consolas" w:eastAsia="Consolas"/>
                <w:color w:val="000000"/>
                <w:sz w:val="21"/>
                <w:szCs w:val="21"/>
              </w:rPr>
              <w:tab/>
            </w:r>
          </w:p>
          <w:p>
            <w:pPr>
              <w:spacing w:beforeLines="0" w:afterLines="0"/>
              <w:jc w:val="left"/>
              <w:rPr>
                <w:rFonts w:hint="eastAsia"/>
                <w:sz w:val="21"/>
                <w:szCs w:val="21"/>
                <w:vertAlign w:val="baseline"/>
              </w:rPr>
            </w:pPr>
            <w:r>
              <w:rPr>
                <w:rFonts w:hint="eastAsia" w:ascii="Consolas" w:hAnsi="Consolas" w:eastAsia="Consolas"/>
                <w:color w:val="008080"/>
                <w:sz w:val="21"/>
                <w:szCs w:val="21"/>
              </w:rPr>
              <w:t>&lt;/</w:t>
            </w:r>
            <w:r>
              <w:rPr>
                <w:rFonts w:hint="eastAsia" w:ascii="Consolas" w:hAnsi="Consolas" w:eastAsia="Consolas"/>
                <w:color w:val="3F7F7F"/>
                <w:sz w:val="21"/>
                <w:szCs w:val="21"/>
              </w:rPr>
              <w:t>validators</w:t>
            </w:r>
            <w:r>
              <w:rPr>
                <w:rFonts w:hint="eastAsia" w:ascii="Consolas" w:hAnsi="Consolas" w:eastAsia="Consolas"/>
                <w:color w:val="008080"/>
                <w:sz w:val="21"/>
                <w:szCs w:val="21"/>
              </w:rPr>
              <w:t>&gt;</w:t>
            </w:r>
          </w:p>
        </w:tc>
      </w:tr>
    </w:tbl>
    <w:p>
      <w:pPr>
        <w:rPr>
          <w:sz w:val="21"/>
          <w:szCs w:val="21"/>
        </w:rPr>
      </w:pPr>
    </w:p>
    <w:p>
      <w:pPr>
        <w:rPr>
          <w:sz w:val="21"/>
          <w:szCs w:val="21"/>
        </w:rPr>
      </w:pPr>
      <w:r>
        <w:rPr>
          <w:rFonts w:hint="eastAsia"/>
          <w:sz w:val="21"/>
          <w:szCs w:val="21"/>
          <w:highlight w:val="yellow"/>
          <w:lang w:eastAsia="zh-CN"/>
        </w:rPr>
        <w:t>【</w:t>
      </w:r>
      <w:r>
        <w:rPr>
          <w:rFonts w:hint="eastAsia"/>
          <w:sz w:val="21"/>
          <w:szCs w:val="21"/>
          <w:highlight w:val="yellow"/>
          <w:lang w:val="en-US" w:eastAsia="zh-CN"/>
        </w:rPr>
        <w:t>第六步</w:t>
      </w:r>
      <w:r>
        <w:rPr>
          <w:rFonts w:hint="eastAsia"/>
          <w:sz w:val="21"/>
          <w:szCs w:val="21"/>
          <w:highlight w:val="yellow"/>
          <w:lang w:eastAsia="zh-CN"/>
        </w:rPr>
        <w:t>】</w:t>
      </w:r>
      <w:r>
        <w:rPr>
          <w:rFonts w:hint="eastAsia"/>
          <w:sz w:val="21"/>
          <w:szCs w:val="21"/>
        </w:rPr>
        <w:t>测试：效果</w:t>
      </w:r>
      <w:r>
        <w:rPr>
          <w:rFonts w:hint="eastAsia"/>
          <w:sz w:val="21"/>
          <w:szCs w:val="21"/>
          <w:lang w:val="en-US" w:eastAsia="zh-CN"/>
        </w:rPr>
        <w:t>如图</w:t>
      </w:r>
      <w:r>
        <w:rPr>
          <w:rFonts w:hint="eastAsia"/>
          <w:sz w:val="21"/>
          <w:szCs w:val="21"/>
        </w:rPr>
        <w:t>：</w:t>
      </w:r>
    </w:p>
    <w:p>
      <w:pPr>
        <w:rPr>
          <w:sz w:val="21"/>
          <w:szCs w:val="21"/>
        </w:rPr>
      </w:pPr>
      <w:r>
        <w:rPr>
          <w:rFonts w:hint="eastAsia"/>
          <w:sz w:val="21"/>
          <w:szCs w:val="21"/>
        </w:rPr>
        <w:drawing>
          <wp:inline distT="0" distB="0" distL="0" distR="0">
            <wp:extent cx="4449445" cy="2353945"/>
            <wp:effectExtent l="0" t="0" r="8255" b="8255"/>
            <wp:docPr id="1209" name="图片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图片 1209"/>
                    <pic:cNvPicPr>
                      <a:picLocks noChangeAspect="1" noChangeArrowheads="1"/>
                    </pic:cNvPicPr>
                  </pic:nvPicPr>
                  <pic:blipFill>
                    <a:blip r:embed="rId22" cstate="print"/>
                    <a:srcRect/>
                    <a:stretch>
                      <a:fillRect/>
                    </a:stretch>
                  </pic:blipFill>
                  <pic:spPr>
                    <a:xfrm>
                      <a:off x="0" y="0"/>
                      <a:ext cx="4449445" cy="2353945"/>
                    </a:xfrm>
                    <a:prstGeom prst="rect">
                      <a:avLst/>
                    </a:prstGeom>
                    <a:noFill/>
                    <a:ln w="9525">
                      <a:noFill/>
                      <a:miter lim="800000"/>
                      <a:headEnd/>
                      <a:tailEnd/>
                    </a:ln>
                  </pic:spPr>
                </pic:pic>
              </a:graphicData>
            </a:graphic>
          </wp:inline>
        </w:drawing>
      </w:r>
    </w:p>
    <w:p>
      <w:pPr>
        <w:rPr>
          <w:sz w:val="21"/>
          <w:szCs w:val="21"/>
        </w:rPr>
      </w:pPr>
    </w:p>
    <w:p>
      <w:pPr>
        <w:rPr>
          <w:sz w:val="21"/>
          <w:szCs w:val="21"/>
        </w:rPr>
      </w:pPr>
      <w:r>
        <w:rPr>
          <w:rFonts w:hint="eastAsia"/>
          <w:sz w:val="21"/>
          <w:szCs w:val="21"/>
        </w:rPr>
        <w:t>提示：</w:t>
      </w:r>
    </w:p>
    <w:p>
      <w:pPr>
        <w:rPr>
          <w:rFonts w:hint="eastAsia"/>
          <w:sz w:val="21"/>
          <w:szCs w:val="21"/>
        </w:rPr>
      </w:pPr>
      <w:r>
        <w:rPr>
          <w:rFonts w:hint="eastAsia"/>
          <w:sz w:val="21"/>
          <w:szCs w:val="21"/>
        </w:rPr>
        <w:t>在编写校验的时候，可参考default.xml和源码来配置。</w:t>
      </w:r>
      <w:r>
        <w:rPr>
          <w:rFonts w:hint="eastAsia"/>
          <w:sz w:val="21"/>
          <w:szCs w:val="21"/>
          <w:lang w:val="en-US" w:eastAsia="zh-CN"/>
        </w:rPr>
        <w:t>位置如下：</w:t>
      </w:r>
    </w:p>
    <w:p>
      <w:pPr>
        <w:rPr>
          <w:rFonts w:hint="eastAsia"/>
          <w:sz w:val="21"/>
          <w:szCs w:val="21"/>
        </w:rPr>
      </w:pPr>
      <w:r>
        <w:drawing>
          <wp:inline distT="0" distB="0" distL="114300" distR="114300">
            <wp:extent cx="3208655" cy="2261870"/>
            <wp:effectExtent l="0" t="0" r="10795" b="508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23"/>
                    <a:stretch>
                      <a:fillRect/>
                    </a:stretch>
                  </pic:blipFill>
                  <pic:spPr>
                    <a:xfrm>
                      <a:off x="0" y="0"/>
                      <a:ext cx="3208655" cy="2261870"/>
                    </a:xfrm>
                    <a:prstGeom prst="rect">
                      <a:avLst/>
                    </a:prstGeom>
                    <a:noFill/>
                    <a:ln w="9525">
                      <a:noFill/>
                    </a:ln>
                  </pic:spPr>
                </pic:pic>
              </a:graphicData>
            </a:graphic>
          </wp:inline>
        </w:drawing>
      </w:r>
    </w:p>
    <w:p>
      <w:pPr>
        <w:rPr>
          <w:rFonts w:hint="eastAsia"/>
          <w:sz w:val="21"/>
          <w:szCs w:val="21"/>
        </w:rPr>
      </w:pPr>
    </w:p>
    <w:p>
      <w:pPr>
        <w:rPr>
          <w:rFonts w:hint="eastAsia"/>
          <w:sz w:val="21"/>
          <w:szCs w:val="21"/>
          <w:highlight w:val="yellow"/>
        </w:rPr>
      </w:pPr>
      <w:r>
        <w:rPr>
          <w:rFonts w:hint="eastAsia"/>
          <w:sz w:val="21"/>
          <w:szCs w:val="21"/>
          <w:highlight w:val="yellow"/>
        </w:rPr>
        <w:t>提示：在Action 执行xml 校验时， 必须要为 变量提供 getter方法！！！</w:t>
      </w:r>
    </w:p>
    <w:p>
      <w:pPr>
        <w:numPr>
          <w:ilvl w:val="0"/>
          <w:numId w:val="9"/>
        </w:numPr>
        <w:rPr>
          <w:rFonts w:hint="eastAsia"/>
          <w:sz w:val="21"/>
          <w:szCs w:val="21"/>
          <w:highlight w:val="yellow"/>
          <w:lang w:val="en-US" w:eastAsia="zh-CN"/>
        </w:rPr>
      </w:pPr>
      <w:r>
        <w:rPr>
          <w:rFonts w:hint="eastAsia"/>
          <w:sz w:val="21"/>
          <w:szCs w:val="21"/>
          <w:highlight w:val="yellow"/>
          <w:lang w:val="en-US" w:eastAsia="zh-CN"/>
        </w:rPr>
        <w:t>必须要先接收参数（属性驱动、模型驱动）</w:t>
      </w:r>
    </w:p>
    <w:p>
      <w:pPr>
        <w:numPr>
          <w:ilvl w:val="0"/>
          <w:numId w:val="9"/>
        </w:numPr>
        <w:rPr>
          <w:rFonts w:hint="eastAsia"/>
          <w:sz w:val="21"/>
          <w:szCs w:val="21"/>
          <w:highlight w:val="yellow"/>
          <w:lang w:val="en-US" w:eastAsia="zh-CN"/>
        </w:rPr>
      </w:pPr>
      <w:r>
        <w:rPr>
          <w:rFonts w:hint="eastAsia"/>
          <w:sz w:val="21"/>
          <w:szCs w:val="21"/>
          <w:highlight w:val="yellow"/>
          <w:lang w:val="en-US" w:eastAsia="zh-CN"/>
        </w:rPr>
        <w:t>校验文件规则Action名-url-validation.xml（url不是方法名是Action的name属性）</w:t>
      </w:r>
    </w:p>
    <w:p>
      <w:pPr>
        <w:rPr>
          <w:sz w:val="21"/>
          <w:szCs w:val="21"/>
        </w:rPr>
      </w:pPr>
    </w:p>
    <w:p>
      <w:pPr>
        <w:rPr>
          <w:rFonts w:hint="eastAsia"/>
          <w:sz w:val="21"/>
          <w:szCs w:val="21"/>
          <w:lang w:val="en-US" w:eastAsia="zh-CN"/>
        </w:rPr>
      </w:pPr>
      <w:r>
        <w:rPr>
          <w:rFonts w:hint="eastAsia"/>
          <w:sz w:val="21"/>
          <w:szCs w:val="21"/>
          <w:lang w:val="en-US" w:eastAsia="zh-CN"/>
        </w:rPr>
        <w:t>在所有的校验规则中，最负责的，无非是正则表达式校验。</w:t>
      </w:r>
    </w:p>
    <w:p>
      <w:pPr>
        <w:rPr>
          <w:rFonts w:hint="eastAsia"/>
          <w:sz w:val="21"/>
          <w:szCs w:val="21"/>
          <w:lang w:val="en-US" w:eastAsia="zh-CN"/>
        </w:rPr>
      </w:pPr>
    </w:p>
    <w:p>
      <w:pPr>
        <w:rPr>
          <w:rFonts w:hint="eastAsia"/>
          <w:sz w:val="21"/>
          <w:szCs w:val="21"/>
          <w:lang w:val="en-US" w:eastAsia="zh-CN"/>
        </w:rPr>
      </w:pPr>
    </w:p>
    <w:p>
      <w:pPr>
        <w:rPr>
          <w:rFonts w:hint="eastAsia" w:eastAsiaTheme="minorEastAsia"/>
          <w:sz w:val="21"/>
          <w:szCs w:val="21"/>
          <w:lang w:val="en-US" w:eastAsia="zh-CN"/>
        </w:rPr>
      </w:pPr>
      <w:r>
        <w:rPr>
          <w:rFonts w:hint="eastAsia"/>
          <w:sz w:val="21"/>
          <w:szCs w:val="21"/>
          <w:lang w:val="en-US" w:eastAsia="zh-CN"/>
        </w:rPr>
        <w:t>Strust2框架接收参数--》类型转换--》校验--》显示错误信息</w:t>
      </w:r>
    </w:p>
    <w:p>
      <w:r>
        <w:rPr>
          <w:sz w:val="21"/>
        </w:rPr>
        <mc:AlternateContent>
          <mc:Choice Requires="wps">
            <w:drawing>
              <wp:anchor distT="0" distB="0" distL="114300" distR="114300" simplePos="0" relativeHeight="251658240" behindDoc="0" locked="0" layoutInCell="1" allowOverlap="1">
                <wp:simplePos x="0" y="0"/>
                <wp:positionH relativeFrom="column">
                  <wp:posOffset>2797175</wp:posOffset>
                </wp:positionH>
                <wp:positionV relativeFrom="paragraph">
                  <wp:posOffset>1183005</wp:posOffset>
                </wp:positionV>
                <wp:extent cx="1821180" cy="481330"/>
                <wp:effectExtent l="0" t="4445" r="7620" b="28575"/>
                <wp:wrapNone/>
                <wp:docPr id="35" name="直接箭头连接符 35"/>
                <wp:cNvGraphicFramePr/>
                <a:graphic xmlns:a="http://schemas.openxmlformats.org/drawingml/2006/main">
                  <a:graphicData uri="http://schemas.microsoft.com/office/word/2010/wordprocessingShape">
                    <wps:wsp>
                      <wps:cNvCnPr/>
                      <wps:spPr>
                        <a:xfrm flipH="1">
                          <a:off x="2072005" y="11610340"/>
                          <a:ext cx="1821180" cy="481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25pt;margin-top:93.15pt;height:37.9pt;width:143.4pt;z-index:251658240;mso-width-relative:page;mso-height-relative:page;" filled="f" stroked="t" coordsize="21600,21600" o:gfxdata="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qkaH3ZAAAACwEAAA8AAAAAAAAAAQAgAAAAIgAA&#10;AGRycy9kb3ducmV2LnhtbFBLAQIUABQAAAAIAIdO4kAl55R7BwIAAK4DAAAOAAAAAAAAAAEAIAAA&#10;ACgBAABkcnMvZTJvRG9jLnhtbFBLBQYAAAAABgAGAFkBAAChBQAAAAA=&#10;">
                <v:fill on="f" focussize="0,0"/>
                <v:stroke weight="0.5pt" color="#5B9BD5 [3204]" miterlimit="8" joinstyle="miter" endarrow="open"/>
                <v:imagedata o:title=""/>
                <o:lock v:ext="edit" aspectratio="f"/>
              </v:shape>
            </w:pict>
          </mc:Fallback>
        </mc:AlternateContent>
      </w:r>
      <w:r>
        <w:drawing>
          <wp:inline distT="0" distB="0" distL="114300" distR="114300">
            <wp:extent cx="5292090" cy="1306830"/>
            <wp:effectExtent l="0" t="0" r="3810"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4"/>
                    <a:stretch>
                      <a:fillRect/>
                    </a:stretch>
                  </pic:blipFill>
                  <pic:spPr>
                    <a:xfrm>
                      <a:off x="0" y="0"/>
                      <a:ext cx="5292090" cy="1306830"/>
                    </a:xfrm>
                    <a:prstGeom prst="rect">
                      <a:avLst/>
                    </a:prstGeom>
                    <a:noFill/>
                    <a:ln w="9525">
                      <a:noFill/>
                    </a:ln>
                  </pic:spPr>
                </pic:pic>
              </a:graphicData>
            </a:graphic>
          </wp:inline>
        </w:drawing>
      </w:r>
    </w:p>
    <w:p>
      <w:pPr>
        <w:rPr>
          <w:rFonts w:hint="eastAsia"/>
          <w:lang w:val="en-US" w:eastAsia="zh-CN"/>
        </w:rPr>
      </w:pPr>
      <w:r>
        <w:rPr>
          <w:rFonts w:hint="eastAsia"/>
          <w:lang w:val="en-US" w:eastAsia="zh-CN"/>
        </w:rPr>
        <w:t>Strust2框架验证不通过的信息怎么会跳转到input视图？</w:t>
      </w:r>
    </w:p>
    <w:p>
      <w:r>
        <w:drawing>
          <wp:inline distT="0" distB="0" distL="114300" distR="114300">
            <wp:extent cx="5292090" cy="619125"/>
            <wp:effectExtent l="0" t="0" r="381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5"/>
                    <a:stretch>
                      <a:fillRect/>
                    </a:stretch>
                  </pic:blipFill>
                  <pic:spPr>
                    <a:xfrm>
                      <a:off x="0" y="0"/>
                      <a:ext cx="5292090" cy="619125"/>
                    </a:xfrm>
                    <a:prstGeom prst="rect">
                      <a:avLst/>
                    </a:prstGeom>
                    <a:noFill/>
                    <a:ln w="9525">
                      <a:noFill/>
                    </a:ln>
                  </pic:spPr>
                </pic:pic>
              </a:graphicData>
            </a:graphic>
          </wp:inline>
        </w:drawing>
      </w:r>
    </w:p>
    <w:p/>
    <w:p/>
    <w:p>
      <w:r>
        <w:rPr>
          <w:sz w:val="21"/>
        </w:rPr>
        <mc:AlternateContent>
          <mc:Choice Requires="wps">
            <w:drawing>
              <wp:anchor distT="0" distB="0" distL="114300" distR="114300" simplePos="0" relativeHeight="251659264" behindDoc="0" locked="0" layoutInCell="1" allowOverlap="1">
                <wp:simplePos x="0" y="0"/>
                <wp:positionH relativeFrom="column">
                  <wp:posOffset>3022600</wp:posOffset>
                </wp:positionH>
                <wp:positionV relativeFrom="paragraph">
                  <wp:posOffset>2298065</wp:posOffset>
                </wp:positionV>
                <wp:extent cx="0" cy="499745"/>
                <wp:effectExtent l="48895" t="0" r="65405" b="14605"/>
                <wp:wrapNone/>
                <wp:docPr id="37" name="直接箭头连接符 37"/>
                <wp:cNvGraphicFramePr/>
                <a:graphic xmlns:a="http://schemas.openxmlformats.org/drawingml/2006/main">
                  <a:graphicData uri="http://schemas.microsoft.com/office/word/2010/wordprocessingShape">
                    <wps:wsp>
                      <wps:cNvCnPr/>
                      <wps:spPr>
                        <a:xfrm>
                          <a:off x="3207385" y="14298295"/>
                          <a:ext cx="0" cy="4997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8pt;margin-top:180.95pt;height:39.35pt;width:0pt;z-index:251659264;mso-width-relative:page;mso-height-relative:page;" filled="f" stroked="t" coordsize="21600,21600" o:gfxdata="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qJ/vPYAAAACwEAAA8AAAAAAAAAAQAgAAAAIgAAAGRycy9kb3ducmV2&#10;LnhtbFBLAQIUABQAAAAIAIdO4kCtjdbU/AEAAJ4DAAAOAAAAAAAAAAEAIAAAACcBAABkcnMvZTJv&#10;RG9jLnhtbFBLBQYAAAAABgAGAFkBAACVBQAAAAA=&#10;">
                <v:fill on="f" focussize="0,0"/>
                <v:stroke weight="0.5pt" color="#5B9BD5 [3204]" miterlimit="8" joinstyle="miter" endarrow="open"/>
                <v:imagedata o:title=""/>
                <o:lock v:ext="edit" aspectratio="f"/>
              </v:shape>
            </w:pict>
          </mc:Fallback>
        </mc:AlternateContent>
      </w:r>
      <w:r>
        <w:drawing>
          <wp:inline distT="0" distB="0" distL="114300" distR="114300">
            <wp:extent cx="5292090" cy="2339975"/>
            <wp:effectExtent l="0" t="0" r="381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5292090" cy="2339975"/>
                    </a:xfrm>
                    <a:prstGeom prst="rect">
                      <a:avLst/>
                    </a:prstGeom>
                    <a:noFill/>
                    <a:ln w="9525">
                      <a:noFill/>
                    </a:ln>
                  </pic:spPr>
                </pic:pic>
              </a:graphicData>
            </a:graphic>
          </wp:inline>
        </w:drawing>
      </w:r>
    </w:p>
    <w:p/>
    <w:p/>
    <w:p>
      <w:r>
        <w:drawing>
          <wp:inline distT="0" distB="0" distL="114300" distR="114300">
            <wp:extent cx="5292090" cy="399415"/>
            <wp:effectExtent l="0" t="0" r="3810" b="6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27"/>
                    <a:stretch>
                      <a:fillRect/>
                    </a:stretch>
                  </pic:blipFill>
                  <pic:spPr>
                    <a:xfrm>
                      <a:off x="0" y="0"/>
                      <a:ext cx="5292090" cy="399415"/>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总结：一般情况下我们使用xml方式的局部校验来校验表单信息。</w:t>
      </w:r>
    </w:p>
    <w:p>
      <w:pPr>
        <w:pStyle w:val="2"/>
        <w:ind w:left="432" w:leftChars="0" w:hanging="432" w:firstLineChars="0"/>
      </w:pPr>
      <w:r>
        <w:rPr>
          <w:rFonts w:hint="eastAsia"/>
        </w:rPr>
        <w:t xml:space="preserve">拦截器机制（重点） </w:t>
      </w:r>
    </w:p>
    <w:p>
      <w:pPr>
        <w:pStyle w:val="3"/>
        <w:ind w:left="0" w:leftChars="0" w:firstLine="850" w:firstLineChars="0"/>
      </w:pPr>
      <w:r>
        <w:rPr>
          <w:rFonts w:hint="eastAsia"/>
        </w:rPr>
        <w:t>拦截器的概念</w:t>
      </w:r>
    </w:p>
    <w:p>
      <w:r>
        <w:drawing>
          <wp:inline distT="0" distB="0" distL="114300" distR="114300">
            <wp:extent cx="5292090" cy="2109470"/>
            <wp:effectExtent l="0" t="0" r="3810"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8"/>
                    <a:stretch>
                      <a:fillRect/>
                    </a:stretch>
                  </pic:blipFill>
                  <pic:spPr>
                    <a:xfrm>
                      <a:off x="0" y="0"/>
                      <a:ext cx="5292090" cy="2109470"/>
                    </a:xfrm>
                    <a:prstGeom prst="rect">
                      <a:avLst/>
                    </a:prstGeom>
                    <a:noFill/>
                    <a:ln w="9525">
                      <a:noFill/>
                    </a:ln>
                  </pic:spPr>
                </pic:pic>
              </a:graphicData>
            </a:graphic>
          </wp:inline>
        </w:drawing>
      </w:r>
    </w:p>
    <w:p>
      <w:pPr>
        <w:rPr>
          <w:szCs w:val="21"/>
        </w:rPr>
      </w:pPr>
      <w:r>
        <w:rPr>
          <w:rFonts w:hint="eastAsia"/>
          <w:szCs w:val="21"/>
        </w:rPr>
        <w:t>什么是strut2的拦截器？</w:t>
      </w:r>
    </w:p>
    <w:p>
      <w:pPr>
        <w:rPr>
          <w:szCs w:val="21"/>
        </w:rPr>
      </w:pPr>
      <w:r>
        <w:rPr>
          <w:rFonts w:hint="eastAsia"/>
          <w:szCs w:val="21"/>
        </w:rPr>
        <w:t>拦截器就是一个类，它能够拦截Action的请求，并进行</w:t>
      </w:r>
      <w:r>
        <w:rPr>
          <w:rFonts w:hint="eastAsia"/>
          <w:szCs w:val="21"/>
          <w:highlight w:val="yellow"/>
        </w:rPr>
        <w:t>预处理</w:t>
      </w:r>
      <w:r>
        <w:rPr>
          <w:rFonts w:hint="eastAsia"/>
          <w:szCs w:val="21"/>
        </w:rPr>
        <w:t>。</w:t>
      </w:r>
    </w:p>
    <w:p>
      <w:pPr>
        <w:rPr>
          <w:szCs w:val="21"/>
        </w:rPr>
      </w:pPr>
      <w:r>
        <w:rPr>
          <w:szCs w:val="21"/>
        </w:rPr>
        <w:t xml:space="preserve">Struts2 </w:t>
      </w:r>
      <w:r>
        <w:rPr>
          <w:rFonts w:hint="eastAsia"/>
          <w:szCs w:val="21"/>
        </w:rPr>
        <w:t>拦截器在访问某个</w:t>
      </w:r>
      <w:r>
        <w:rPr>
          <w:szCs w:val="21"/>
        </w:rPr>
        <w:t xml:space="preserve"> </w:t>
      </w:r>
      <w:r>
        <w:rPr>
          <w:color w:val="FF0000"/>
          <w:szCs w:val="21"/>
        </w:rPr>
        <w:t xml:space="preserve">Action </w:t>
      </w:r>
      <w:r>
        <w:rPr>
          <w:rFonts w:hint="eastAsia"/>
          <w:color w:val="FF0000"/>
          <w:szCs w:val="21"/>
        </w:rPr>
        <w:t>方法之前或之后实施拦截</w:t>
      </w:r>
      <w:r>
        <w:rPr>
          <w:szCs w:val="21"/>
        </w:rPr>
        <w:t>,（</w:t>
      </w:r>
      <w:r>
        <w:rPr>
          <w:rFonts w:hint="eastAsia"/>
          <w:szCs w:val="21"/>
        </w:rPr>
        <w:t>在action之前调用的称之为前置拦截器，之后也称之为后置拦截器</w:t>
      </w:r>
      <w:r>
        <w:rPr>
          <w:szCs w:val="21"/>
        </w:rPr>
        <w:t>）</w:t>
      </w:r>
    </w:p>
    <w:p>
      <w:pPr>
        <w:rPr>
          <w:szCs w:val="21"/>
        </w:rPr>
      </w:pPr>
      <w:r>
        <w:rPr>
          <w:rFonts w:hint="eastAsia"/>
          <w:szCs w:val="21"/>
        </w:rPr>
        <w:t>拦截器是可插拔的，是一种AOP 实现 （AOP Spring 面向切面编程 ）</w:t>
      </w:r>
    </w:p>
    <w:p>
      <w:pPr>
        <w:rPr>
          <w:szCs w:val="21"/>
        </w:rPr>
      </w:pPr>
      <w:r>
        <w:rPr>
          <w:rFonts w:hint="eastAsia"/>
          <w:szCs w:val="21"/>
        </w:rPr>
        <w:tab/>
      </w:r>
      <w:r>
        <w:rPr>
          <w:rFonts w:hint="eastAsia"/>
          <w:szCs w:val="21"/>
        </w:rPr>
        <w:t xml:space="preserve">----- AOP 理解为 代理思想 ,使用代理模式 </w:t>
      </w:r>
    </w:p>
    <w:p>
      <w:pPr>
        <w:rPr>
          <w:szCs w:val="21"/>
        </w:rPr>
      </w:pPr>
      <w:r>
        <w:rPr>
          <w:rFonts w:hint="eastAsia"/>
          <w:szCs w:val="21"/>
        </w:rPr>
        <w:t>aop思想简单理解：在不改变原来代码的情况下，对原来的代码功能进行控制和增强（增加或减少）</w:t>
      </w:r>
    </w:p>
    <w:p>
      <w:pPr>
        <w:rPr>
          <w:rFonts w:hint="eastAsia" w:eastAsiaTheme="minorEastAsia"/>
          <w:szCs w:val="21"/>
          <w:lang w:val="en-US" w:eastAsia="zh-CN"/>
        </w:rPr>
      </w:pPr>
      <w:r>
        <w:rPr>
          <w:rFonts w:hint="eastAsia"/>
          <w:szCs w:val="21"/>
          <w:lang w:val="en-US" w:eastAsia="zh-CN"/>
        </w:rPr>
        <w:t>新建struts2_d03_c02项目</w:t>
      </w:r>
    </w:p>
    <w:p>
      <w:pPr>
        <w:rPr>
          <w:szCs w:val="21"/>
        </w:rPr>
      </w:pPr>
      <w:r>
        <w:rPr>
          <w:rFonts w:hint="eastAsia"/>
          <w:szCs w:val="21"/>
        </w:rPr>
        <w:t>【第一步】 新建一个Action，MyAction.java,放在com.igeek.action_01包中</w:t>
      </w:r>
    </w:p>
    <w:tbl>
      <w:tblPr>
        <w:tblStyle w:val="16"/>
        <w:tblW w:w="833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jc w:val="center"/>
        </w:trPr>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b/>
                <w:color w:val="7F0055"/>
                <w:szCs w:val="21"/>
              </w:rPr>
              <w:t>package</w:t>
            </w:r>
            <w:r>
              <w:rPr>
                <w:rFonts w:hint="eastAsia" w:ascii="Consolas" w:hAnsi="Consolas" w:eastAsia="Consolas"/>
                <w:color w:val="000000"/>
                <w:szCs w:val="21"/>
              </w:rPr>
              <w:t xml:space="preserve"> com.igeek.action</w:t>
            </w:r>
            <w:r>
              <w:rPr>
                <w:rFonts w:hint="eastAsia" w:ascii="Consolas" w:hAnsi="Consolas" w:eastAsia="宋体"/>
                <w:color w:val="000000"/>
                <w:szCs w:val="21"/>
              </w:rPr>
              <w:t>_01</w:t>
            </w:r>
            <w:r>
              <w:rPr>
                <w:rFonts w:hint="eastAsia" w:ascii="Consolas" w:hAnsi="Consolas" w:eastAsia="Consolas"/>
                <w:color w:val="000000"/>
                <w:szCs w:val="21"/>
              </w:rPr>
              <w: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com.opensymphony.xwork2.ActionSupport;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b/>
                <w:color w:val="7F9FBF"/>
                <w:szCs w:val="21"/>
              </w:rPr>
              <w:t>@author</w:t>
            </w:r>
            <w:r>
              <w:rPr>
                <w:rFonts w:hint="eastAsia" w:ascii="Consolas" w:hAnsi="Consolas" w:eastAsia="Consolas"/>
                <w:color w:val="3F5FBF"/>
                <w:szCs w:val="21"/>
              </w:rPr>
              <w:t xml:space="preserve"> </w:t>
            </w:r>
            <w:r>
              <w:rPr>
                <w:rFonts w:hint="eastAsia" w:ascii="Consolas" w:hAnsi="Consolas" w:eastAsia="Consolas"/>
                <w:color w:val="3F5FBF"/>
                <w:szCs w:val="21"/>
                <w:u w:val="single"/>
              </w:rPr>
              <w:t>jerry</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b/>
                <w:color w:val="7F9FBF"/>
                <w:szCs w:val="21"/>
              </w:rPr>
              <w:t>@version</w:t>
            </w:r>
            <w:r>
              <w:rPr>
                <w:rFonts w:hint="eastAsia" w:ascii="Consolas" w:hAnsi="Consolas" w:eastAsia="Consolas"/>
                <w:color w:val="3F5FBF"/>
                <w:szCs w:val="21"/>
              </w:rPr>
              <w:t xml:space="preserve"> v1.0 2017年3月29日 上午8:53:49 </w:t>
            </w:r>
          </w:p>
          <w:p>
            <w:pPr>
              <w:jc w:val="left"/>
              <w:rPr>
                <w:rFonts w:ascii="Consolas" w:hAnsi="Consolas" w:eastAsia="Consolas"/>
                <w:szCs w:val="21"/>
              </w:rPr>
            </w:pP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w:t>
            </w:r>
            <w:r>
              <w:rPr>
                <w:rFonts w:hint="eastAsia" w:ascii="Consolas" w:hAnsi="Consolas" w:eastAsia="Consolas"/>
                <w:color w:val="000000"/>
                <w:szCs w:val="21"/>
                <w:u w:val="single"/>
              </w:rPr>
              <w:t>MyAction</w:t>
            </w:r>
            <w:r>
              <w:rPr>
                <w:rFonts w:hint="eastAsia" w:ascii="Consolas" w:hAnsi="Consolas" w:eastAsia="Consolas"/>
                <w:color w:val="000000"/>
                <w:szCs w:val="21"/>
              </w:rPr>
              <w:t xml:space="preserve"> </w:t>
            </w:r>
            <w:r>
              <w:rPr>
                <w:rFonts w:hint="eastAsia" w:ascii="Consolas" w:hAnsi="Consolas" w:eastAsia="Consolas"/>
                <w:b/>
                <w:color w:val="7F0055"/>
                <w:szCs w:val="21"/>
              </w:rPr>
              <w:t>extends</w:t>
            </w:r>
            <w:r>
              <w:rPr>
                <w:rFonts w:hint="eastAsia" w:ascii="Consolas" w:hAnsi="Consolas" w:eastAsia="Consolas"/>
                <w:color w:val="000000"/>
                <w:szCs w:val="21"/>
              </w:rPr>
              <w:t xml:space="preserve"> ActionSupport{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String execute()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"执行了MyAction"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b/>
                <w:i/>
                <w:color w:val="0000C0"/>
                <w:szCs w:val="21"/>
              </w:rPr>
              <w:t>NONE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w:t>
            </w:r>
          </w:p>
          <w:p>
            <w:pPr>
              <w:rPr>
                <w:szCs w:val="21"/>
              </w:rPr>
            </w:pPr>
          </w:p>
        </w:tc>
      </w:tr>
    </w:tbl>
    <w:p>
      <w:pPr>
        <w:rPr>
          <w:szCs w:val="21"/>
        </w:rPr>
      </w:pPr>
    </w:p>
    <w:p>
      <w:pPr>
        <w:rPr>
          <w:szCs w:val="21"/>
        </w:rPr>
      </w:pPr>
      <w:r>
        <w:rPr>
          <w:rFonts w:hint="eastAsia"/>
          <w:szCs w:val="21"/>
        </w:rPr>
        <w:t>【第二步】 新建一个拦截器类MyInterceptor  implements Interceptor 接口</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b/>
                <w:color w:val="7F0055"/>
                <w:szCs w:val="21"/>
              </w:rPr>
              <w:t>package</w:t>
            </w:r>
            <w:r>
              <w:rPr>
                <w:rFonts w:hint="eastAsia" w:ascii="Consolas" w:hAnsi="Consolas" w:eastAsia="Consolas"/>
                <w:color w:val="000000"/>
                <w:szCs w:val="21"/>
              </w:rPr>
              <w:t xml:space="preserve"> com.igeek.action_01;</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com.opensymphony.xwork2.ActionInvocation;</w:t>
            </w: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com.opensymphony.xwork2.interceptor.Interceptor;</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b/>
                <w:color w:val="7F9FBF"/>
                <w:szCs w:val="21"/>
              </w:rPr>
              <w:t>@author</w:t>
            </w:r>
            <w:r>
              <w:rPr>
                <w:rFonts w:hint="eastAsia" w:ascii="Consolas" w:hAnsi="Consolas" w:eastAsia="Consolas"/>
                <w:color w:val="3F5FBF"/>
                <w:szCs w:val="21"/>
              </w:rPr>
              <w:t xml:space="preserve"> </w:t>
            </w:r>
            <w:r>
              <w:rPr>
                <w:rFonts w:hint="eastAsia" w:ascii="Consolas" w:hAnsi="Consolas" w:eastAsia="Consolas"/>
                <w:color w:val="3F5FBF"/>
                <w:szCs w:val="21"/>
                <w:u w:val="single"/>
              </w:rPr>
              <w:t>jerry</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b/>
                <w:color w:val="7F9FBF"/>
                <w:szCs w:val="21"/>
              </w:rPr>
              <w:t>@version</w:t>
            </w:r>
            <w:r>
              <w:rPr>
                <w:rFonts w:hint="eastAsia" w:ascii="Consolas" w:hAnsi="Consolas" w:eastAsia="Consolas"/>
                <w:color w:val="3F5FBF"/>
                <w:szCs w:val="21"/>
              </w:rPr>
              <w:t xml:space="preserve"> v1.0 2017年3月29日 上午8:56:36 </w:t>
            </w:r>
          </w:p>
          <w:p>
            <w:pPr>
              <w:jc w:val="left"/>
              <w:rPr>
                <w:rFonts w:ascii="Consolas" w:hAnsi="Consolas" w:eastAsia="Consolas"/>
                <w:szCs w:val="21"/>
              </w:rPr>
            </w:pP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w:t>
            </w:r>
            <w:r>
              <w:rPr>
                <w:rFonts w:hint="eastAsia" w:ascii="Consolas" w:hAnsi="Consolas" w:eastAsia="Consolas"/>
                <w:color w:val="000000"/>
                <w:szCs w:val="21"/>
                <w:u w:val="single"/>
              </w:rPr>
              <w:t>MyInterceptor</w:t>
            </w:r>
            <w:r>
              <w:rPr>
                <w:rFonts w:hint="eastAsia" w:ascii="Consolas" w:hAnsi="Consolas" w:eastAsia="Consolas"/>
                <w:color w:val="000000"/>
                <w:szCs w:val="21"/>
              </w:rPr>
              <w:t xml:space="preserve"> </w:t>
            </w:r>
            <w:r>
              <w:rPr>
                <w:rFonts w:hint="eastAsia" w:ascii="Consolas" w:hAnsi="Consolas" w:eastAsia="Consolas"/>
                <w:b/>
                <w:color w:val="7F0055"/>
                <w:szCs w:val="21"/>
              </w:rPr>
              <w:t>implements</w:t>
            </w:r>
            <w:r>
              <w:rPr>
                <w:rFonts w:hint="eastAsia" w:ascii="Consolas" w:hAnsi="Consolas" w:eastAsia="Consolas"/>
                <w:color w:val="000000"/>
                <w:szCs w:val="21"/>
              </w:rPr>
              <w:t xml:space="preserve"> Interceptor{</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//销毁</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destroy()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xml:space="preserve">// </w:t>
            </w:r>
            <w:r>
              <w:rPr>
                <w:rFonts w:hint="eastAsia" w:ascii="Consolas" w:hAnsi="Consolas" w:eastAsia="Consolas"/>
                <w:b/>
                <w:color w:val="7F9FBF"/>
                <w:szCs w:val="21"/>
              </w:rPr>
              <w:t>TODO</w:t>
            </w:r>
            <w:r>
              <w:rPr>
                <w:rFonts w:hint="eastAsia" w:ascii="Consolas" w:hAnsi="Consolas" w:eastAsia="Consolas"/>
                <w:color w:val="3F7F5F"/>
                <w:szCs w:val="21"/>
              </w:rPr>
              <w:t xml:space="preserve"> Auto-generated method stub</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//初始化</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init()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xml:space="preserve">// </w:t>
            </w:r>
            <w:r>
              <w:rPr>
                <w:rFonts w:hint="eastAsia" w:ascii="Consolas" w:hAnsi="Consolas" w:eastAsia="Consolas"/>
                <w:b/>
                <w:color w:val="7F9FBF"/>
                <w:szCs w:val="21"/>
              </w:rPr>
              <w:t>TODO</w:t>
            </w:r>
            <w:r>
              <w:rPr>
                <w:rFonts w:hint="eastAsia" w:ascii="Consolas" w:hAnsi="Consolas" w:eastAsia="Consolas"/>
                <w:color w:val="3F7F5F"/>
                <w:szCs w:val="21"/>
              </w:rPr>
              <w:t xml:space="preserve"> Auto-generated method stub</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color w:val="3F7F5F"/>
                <w:szCs w:val="21"/>
              </w:rPr>
            </w:pPr>
            <w:r>
              <w:rPr>
                <w:rFonts w:hint="eastAsia" w:ascii="Consolas" w:hAnsi="Consolas" w:eastAsia="Consolas"/>
                <w:color w:val="000000"/>
                <w:szCs w:val="21"/>
              </w:rPr>
              <w:tab/>
            </w:r>
            <w:r>
              <w:rPr>
                <w:rFonts w:hint="eastAsia" w:ascii="Consolas" w:hAnsi="Consolas" w:eastAsia="Consolas"/>
                <w:color w:val="3F7F5F"/>
                <w:szCs w:val="21"/>
              </w:rPr>
              <w:t>//执行拦截器功能，拦截Action方法，可以在方法之前和之后编写代码</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//ActionInvocation invocation 参数可以调用action中的方法</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String intercept(ActionInvocation </w:t>
            </w:r>
            <w:r>
              <w:rPr>
                <w:rFonts w:hint="eastAsia" w:ascii="Consolas" w:hAnsi="Consolas" w:eastAsia="Consolas"/>
                <w:color w:val="6A3E3E"/>
                <w:szCs w:val="21"/>
              </w:rPr>
              <w:t>invocation</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//在方法之前执行代码</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highlight w:val="lightGray"/>
              </w:rPr>
              <w:t>System</w:t>
            </w:r>
            <w:r>
              <w:rPr>
                <w:rFonts w:hint="eastAsia" w:ascii="Consolas" w:hAnsi="Consolas" w:eastAsia="Consolas"/>
                <w:color w:val="000000"/>
                <w:szCs w:val="21"/>
              </w:rPr>
              <w:t>.</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 method  begin"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000000"/>
                <w:szCs w:val="21"/>
                <w:u w:val="single"/>
              </w:rPr>
              <w:t>result</w:t>
            </w:r>
            <w:r>
              <w:rPr>
                <w:rFonts w:hint="eastAsia" w:ascii="Consolas" w:hAnsi="Consolas" w:eastAsia="Consolas"/>
                <w:color w:val="000000"/>
                <w:szCs w:val="21"/>
              </w:rPr>
              <w:t xml:space="preserve"> = </w:t>
            </w:r>
            <w:r>
              <w:rPr>
                <w:rFonts w:hint="eastAsia" w:ascii="Consolas" w:hAnsi="Consolas" w:eastAsia="Consolas"/>
                <w:color w:val="6A3E3E"/>
                <w:szCs w:val="21"/>
              </w:rPr>
              <w:t>invocation</w:t>
            </w:r>
            <w:r>
              <w:rPr>
                <w:rFonts w:hint="eastAsia" w:ascii="Consolas" w:hAnsi="Consolas" w:eastAsia="Consolas"/>
                <w:color w:val="000000"/>
                <w:szCs w:val="21"/>
              </w:rPr>
              <w:t>.invoke();</w:t>
            </w:r>
            <w:r>
              <w:rPr>
                <w:rFonts w:hint="eastAsia" w:ascii="Consolas" w:hAnsi="Consolas" w:eastAsia="Consolas"/>
                <w:color w:val="3F7F5F"/>
                <w:szCs w:val="21"/>
              </w:rPr>
              <w:t>//调用action中的方法</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highlight w:val="lightGray"/>
              </w:rPr>
              <w:t>System</w:t>
            </w:r>
            <w:r>
              <w:rPr>
                <w:rFonts w:hint="eastAsia" w:ascii="Consolas" w:hAnsi="Consolas" w:eastAsia="Consolas"/>
                <w:color w:val="000000"/>
                <w:szCs w:val="21"/>
              </w:rPr>
              <w:t>.</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result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//在方法之后执行代码</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highlight w:val="lightGray"/>
              </w:rPr>
              <w:t>System</w:t>
            </w:r>
            <w:r>
              <w:rPr>
                <w:rFonts w:hint="eastAsia" w:ascii="Consolas" w:hAnsi="Consolas" w:eastAsia="Consolas"/>
                <w:color w:val="000000"/>
                <w:szCs w:val="21"/>
              </w:rPr>
              <w:t>.</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"method after"</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6A3E3E"/>
                <w:szCs w:val="21"/>
              </w:rPr>
              <w:t>result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w:t>
            </w:r>
          </w:p>
          <w:p>
            <w:pPr>
              <w:rPr>
                <w:szCs w:val="21"/>
              </w:rPr>
            </w:pPr>
          </w:p>
        </w:tc>
      </w:tr>
    </w:tbl>
    <w:p>
      <w:pPr>
        <w:rPr>
          <w:szCs w:val="21"/>
        </w:rPr>
      </w:pPr>
    </w:p>
    <w:p>
      <w:pPr>
        <w:rPr>
          <w:szCs w:val="21"/>
        </w:rPr>
      </w:pPr>
    </w:p>
    <w:p>
      <w:pPr>
        <w:rPr>
          <w:szCs w:val="21"/>
        </w:rPr>
      </w:pPr>
      <w:r>
        <w:rPr>
          <w:rFonts w:hint="eastAsia"/>
          <w:szCs w:val="21"/>
        </w:rPr>
        <w:t>【第三步】 在struts.xml中配置自定义的拦截器，并且把自定义的拦截器插入Action节点中</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xml</w:t>
            </w:r>
            <w:r>
              <w:rPr>
                <w:rFonts w:hint="eastAsia" w:ascii="Consolas" w:hAnsi="Consolas" w:eastAsia="Consolas"/>
                <w:szCs w:val="21"/>
              </w:rPr>
              <w:t xml:space="preserve"> </w:t>
            </w:r>
            <w:r>
              <w:rPr>
                <w:rFonts w:hint="eastAsia" w:ascii="Consolas" w:hAnsi="Consolas" w:eastAsia="Consolas"/>
                <w:color w:val="7F007F"/>
                <w:szCs w:val="21"/>
              </w:rPr>
              <w:t>version</w:t>
            </w:r>
            <w:r>
              <w:rPr>
                <w:rFonts w:hint="eastAsia" w:ascii="Consolas" w:hAnsi="Consolas" w:eastAsia="Consolas"/>
                <w:color w:val="000000"/>
                <w:szCs w:val="21"/>
              </w:rPr>
              <w:t>=</w:t>
            </w:r>
            <w:r>
              <w:rPr>
                <w:rFonts w:hint="eastAsia" w:ascii="Consolas" w:hAnsi="Consolas" w:eastAsia="Consolas"/>
                <w:i/>
                <w:color w:val="2A00FF"/>
                <w:szCs w:val="21"/>
              </w:rPr>
              <w:t>"1.0"</w:t>
            </w:r>
            <w:r>
              <w:rPr>
                <w:rFonts w:hint="eastAsia" w:ascii="Consolas" w:hAnsi="Consolas" w:eastAsia="Consolas"/>
                <w:szCs w:val="21"/>
              </w:rPr>
              <w:t xml:space="preserve"> </w:t>
            </w:r>
            <w:r>
              <w:rPr>
                <w:rFonts w:hint="eastAsia" w:ascii="Consolas" w:hAnsi="Consolas" w:eastAsia="Consolas"/>
                <w:color w:val="7F007F"/>
                <w:szCs w:val="21"/>
              </w:rPr>
              <w:t>encoding</w:t>
            </w:r>
            <w:r>
              <w:rPr>
                <w:rFonts w:hint="eastAsia" w:ascii="Consolas" w:hAnsi="Consolas" w:eastAsia="Consolas"/>
                <w:color w:val="000000"/>
                <w:szCs w:val="21"/>
              </w:rPr>
              <w:t>=</w:t>
            </w:r>
            <w:r>
              <w:rPr>
                <w:rFonts w:hint="eastAsia" w:ascii="Consolas" w:hAnsi="Consolas" w:eastAsia="Consolas"/>
                <w:i/>
                <w:color w:val="2A00FF"/>
                <w:szCs w:val="21"/>
              </w:rPr>
              <w:t>"UTF-8"</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DOCTYPE</w:t>
            </w:r>
            <w:r>
              <w:rPr>
                <w:rFonts w:hint="eastAsia" w:ascii="Consolas" w:hAnsi="Consolas" w:eastAsia="Consolas"/>
                <w:szCs w:val="21"/>
              </w:rPr>
              <w:t xml:space="preserve"> </w:t>
            </w:r>
            <w:r>
              <w:rPr>
                <w:rFonts w:hint="eastAsia" w:ascii="Consolas" w:hAnsi="Consolas" w:eastAsia="Consolas"/>
                <w:color w:val="008080"/>
                <w:szCs w:val="21"/>
              </w:rPr>
              <w:t>struts</w:t>
            </w:r>
            <w:r>
              <w:rPr>
                <w:rFonts w:hint="eastAsia" w:ascii="Consolas" w:hAnsi="Consolas" w:eastAsia="Consolas"/>
                <w:szCs w:val="21"/>
              </w:rPr>
              <w:t xml:space="preserve"> </w:t>
            </w:r>
            <w:r>
              <w:rPr>
                <w:rFonts w:hint="eastAsia" w:ascii="Consolas" w:hAnsi="Consolas" w:eastAsia="Consolas"/>
                <w:color w:val="808080"/>
                <w:szCs w:val="21"/>
              </w:rPr>
              <w:t>PUBLIC</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008080"/>
                <w:szCs w:val="21"/>
              </w:rPr>
              <w:t>"-//Apache Software Foundation//DTD Struts Configuration 2.3//EN"</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3F7F5F"/>
                <w:szCs w:val="21"/>
              </w:rPr>
              <w:t>"http://struts.apache.org/dtds/struts-2.3.dtd"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struts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package</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"default01"</w:t>
            </w:r>
            <w:r>
              <w:rPr>
                <w:rFonts w:hint="eastAsia" w:ascii="Consolas" w:hAnsi="Consolas" w:eastAsia="Consolas"/>
                <w:szCs w:val="21"/>
              </w:rPr>
              <w:t xml:space="preserve"> </w:t>
            </w:r>
            <w:r>
              <w:rPr>
                <w:rFonts w:hint="eastAsia" w:ascii="Consolas" w:hAnsi="Consolas" w:eastAsia="Consolas"/>
                <w:color w:val="7F007F"/>
                <w:szCs w:val="21"/>
              </w:rPr>
              <w:t>extends</w:t>
            </w:r>
            <w:r>
              <w:rPr>
                <w:rFonts w:hint="eastAsia" w:ascii="Consolas" w:hAnsi="Consolas" w:eastAsia="Consolas"/>
                <w:color w:val="000000"/>
                <w:szCs w:val="21"/>
              </w:rPr>
              <w:t>=</w:t>
            </w:r>
            <w:r>
              <w:rPr>
                <w:rFonts w:hint="eastAsia" w:ascii="Consolas" w:hAnsi="Consolas" w:eastAsia="Consolas"/>
                <w:i/>
                <w:color w:val="2A00FF"/>
                <w:szCs w:val="21"/>
              </w:rPr>
              <w:t>"struts-default"</w:t>
            </w:r>
            <w:r>
              <w:rPr>
                <w:rFonts w:hint="eastAsia" w:ascii="Consolas" w:hAnsi="Consolas" w:eastAsia="Consolas"/>
                <w:szCs w:val="21"/>
              </w:rPr>
              <w:t xml:space="preserve"> </w:t>
            </w:r>
            <w:r>
              <w:rPr>
                <w:rFonts w:hint="eastAsia" w:ascii="Consolas" w:hAnsi="Consolas" w:eastAsia="Consolas"/>
                <w:color w:val="7F007F"/>
                <w:szCs w:val="21"/>
              </w:rPr>
              <w:t>namespace</w:t>
            </w:r>
            <w:r>
              <w:rPr>
                <w:rFonts w:hint="eastAsia" w:ascii="Consolas" w:hAnsi="Consolas" w:eastAsia="Consolas"/>
                <w:color w:val="000000"/>
                <w:szCs w:val="21"/>
              </w:rPr>
              <w:t>=</w:t>
            </w:r>
            <w:r>
              <w:rPr>
                <w:rFonts w:hint="eastAsia" w:ascii="Consolas" w:hAnsi="Consolas" w:eastAsia="Consolas"/>
                <w:i/>
                <w:color w:val="2A00FF"/>
                <w:szCs w:val="21"/>
              </w:rPr>
              <w:t>"/interceptor_01"</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给自定义的拦截器起一个名字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"myceptor"</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"com.igeek.action_01.MyInterceptor"</w:t>
            </w:r>
            <w:r>
              <w:rPr>
                <w:rFonts w:hint="eastAsia" w:ascii="Consolas" w:hAnsi="Consolas" w:eastAsia="Consolas"/>
                <w:color w:val="008080"/>
                <w:szCs w:val="21"/>
              </w:rPr>
              <w:t>&gt;&lt;/</w:t>
            </w:r>
            <w:r>
              <w:rPr>
                <w:rFonts w:hint="eastAsia" w:ascii="Consolas" w:hAnsi="Consolas" w:eastAsia="Consolas"/>
                <w:color w:val="3F7F7F"/>
                <w:szCs w:val="21"/>
              </w:rPr>
              <w:t>interceptor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action</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"myAction"</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"com.igeek.action_01.MyAction"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配置自定义的拦截器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如果action中没有配置任何拦截器，这个action使用</w:t>
            </w:r>
            <w:r>
              <w:rPr>
                <w:rFonts w:hint="eastAsia" w:ascii="Consolas" w:hAnsi="Consolas" w:eastAsia="Consolas"/>
                <w:color w:val="3F5FBF"/>
                <w:szCs w:val="21"/>
                <w:u w:val="single"/>
              </w:rPr>
              <w:t>strust</w:t>
            </w:r>
            <w:r>
              <w:rPr>
                <w:rFonts w:hint="eastAsia" w:ascii="Consolas" w:hAnsi="Consolas" w:eastAsia="Consolas"/>
                <w:color w:val="3F5FBF"/>
                <w:szCs w:val="21"/>
              </w:rPr>
              <w:t>-default.xml中</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的defaultStack拦截器栈定义的18个拦截器，</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如果配置了自定义拦截器，那么使用自定义的拦截器，不会使用默认的的18个拦截器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结论：我们实际开发过程中，不能只配置一个自定义的拦截器--&gt;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interceptor-ref</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"myceptor"</w:t>
            </w:r>
            <w:r>
              <w:rPr>
                <w:rFonts w:hint="eastAsia" w:ascii="Consolas" w:hAnsi="Consolas" w:eastAsia="Consolas"/>
                <w:color w:val="008080"/>
                <w:szCs w:val="21"/>
              </w:rPr>
              <w:t>&gt;&lt;/</w:t>
            </w:r>
            <w:r>
              <w:rPr>
                <w:rFonts w:hint="eastAsia" w:ascii="Consolas" w:hAnsi="Consolas" w:eastAsia="Consolas"/>
                <w:color w:val="3F7F7F"/>
                <w:szCs w:val="21"/>
              </w:rPr>
              <w:t>interceptor-ref</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action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package</w:t>
            </w:r>
            <w:r>
              <w:rPr>
                <w:rFonts w:hint="eastAsia" w:ascii="Consolas" w:hAnsi="Consolas" w:eastAsia="Consolas"/>
                <w:color w:val="008080"/>
                <w:szCs w:val="21"/>
              </w:rPr>
              <w:t>&gt;</w:t>
            </w:r>
          </w:p>
          <w:p>
            <w:pPr>
              <w:rPr>
                <w:szCs w:val="21"/>
              </w:rPr>
            </w:pPr>
            <w:r>
              <w:rPr>
                <w:rFonts w:hint="eastAsia" w:ascii="Consolas" w:hAnsi="Consolas" w:eastAsia="Consolas"/>
                <w:color w:val="008080"/>
                <w:szCs w:val="21"/>
              </w:rPr>
              <w:t>&lt;/</w:t>
            </w:r>
            <w:r>
              <w:rPr>
                <w:rFonts w:hint="eastAsia" w:ascii="Consolas" w:hAnsi="Consolas" w:eastAsia="Consolas"/>
                <w:color w:val="3F7F7F"/>
                <w:szCs w:val="21"/>
              </w:rPr>
              <w:t>struts</w:t>
            </w:r>
            <w:r>
              <w:rPr>
                <w:rFonts w:hint="eastAsia" w:ascii="Consolas" w:hAnsi="Consolas" w:eastAsia="Consolas"/>
                <w:color w:val="008080"/>
                <w:szCs w:val="21"/>
              </w:rPr>
              <w:t>&gt;</w:t>
            </w:r>
          </w:p>
        </w:tc>
      </w:tr>
    </w:tbl>
    <w:p>
      <w:pPr>
        <w:rPr>
          <w:szCs w:val="21"/>
        </w:rPr>
      </w:pPr>
    </w:p>
    <w:p>
      <w:pPr>
        <w:rPr>
          <w:szCs w:val="21"/>
        </w:rPr>
      </w:pPr>
      <w:r>
        <w:rPr>
          <w:rFonts w:hint="eastAsia"/>
          <w:szCs w:val="21"/>
        </w:rPr>
        <w:t>【第四步】 测试</w:t>
      </w:r>
    </w:p>
    <w:p>
      <w:pPr>
        <w:rPr>
          <w:szCs w:val="21"/>
        </w:rPr>
      </w:pPr>
      <w:r>
        <w:fldChar w:fldCharType="begin"/>
      </w:r>
      <w:r>
        <w:instrText xml:space="preserve"> HYPERLINK "http://localhost:8080/strust2_d03_c01/interceptor_01/myAction.action" </w:instrText>
      </w:r>
      <w:r>
        <w:fldChar w:fldCharType="separate"/>
      </w:r>
      <w:r>
        <w:rPr>
          <w:rStyle w:val="14"/>
          <w:rFonts w:hint="eastAsia"/>
          <w:szCs w:val="21"/>
        </w:rPr>
        <w:t>http://localhost:8080/strust2_d03_c01/interceptor_01/myAction.action</w:t>
      </w:r>
      <w:r>
        <w:rPr>
          <w:rStyle w:val="14"/>
          <w:rFonts w:hint="eastAsia"/>
          <w:szCs w:val="21"/>
        </w:rPr>
        <w:fldChar w:fldCharType="end"/>
      </w:r>
    </w:p>
    <w:p>
      <w:pPr>
        <w:rPr>
          <w:szCs w:val="21"/>
        </w:rPr>
      </w:pPr>
    </w:p>
    <w:p>
      <w:pPr>
        <w:rPr>
          <w:szCs w:val="21"/>
        </w:rPr>
      </w:pPr>
      <w:r>
        <w:rPr>
          <w:rFonts w:hint="eastAsia"/>
          <w:szCs w:val="21"/>
        </w:rPr>
        <w:t>Filter：字符集编码的过滤器</w:t>
      </w:r>
    </w:p>
    <w:p>
      <w:pPr>
        <w:rPr>
          <w:szCs w:val="21"/>
        </w:rPr>
      </w:pPr>
    </w:p>
    <w:p>
      <w:pPr>
        <w:rPr>
          <w:szCs w:val="21"/>
        </w:rPr>
      </w:pPr>
      <w:r>
        <w:rPr>
          <w:szCs w:val="21"/>
        </w:rPr>
        <w:t>S</w:t>
      </w:r>
      <w:r>
        <w:rPr>
          <w:rFonts w:hint="eastAsia"/>
          <w:szCs w:val="21"/>
        </w:rPr>
        <w:t>truts2 将拦截器定义拦截器栈，作用于目标Action</w:t>
      </w:r>
    </w:p>
    <w:p>
      <w:pPr>
        <w:rPr>
          <w:szCs w:val="21"/>
        </w:rPr>
      </w:pPr>
      <w:r>
        <w:rPr>
          <w:szCs w:val="21"/>
        </w:rPr>
        <w:t>S</w:t>
      </w:r>
      <w:r>
        <w:rPr>
          <w:rFonts w:hint="eastAsia"/>
          <w:szCs w:val="21"/>
        </w:rPr>
        <w:t>truts core 包 struts-default.xml  --链条...</w:t>
      </w:r>
    </w:p>
    <w:p>
      <w:pPr>
        <w:rPr>
          <w:szCs w:val="21"/>
        </w:rPr>
      </w:pPr>
      <w:r>
        <w:rPr>
          <w:szCs w:val="21"/>
        </w:rPr>
        <w:drawing>
          <wp:inline distT="0" distB="0" distL="0" distR="0">
            <wp:extent cx="3114675" cy="3395980"/>
            <wp:effectExtent l="0" t="0" r="9525" b="1397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noChangeArrowheads="1"/>
                    </pic:cNvPicPr>
                  </pic:nvPicPr>
                  <pic:blipFill>
                    <a:blip r:embed="rId29" cstate="print"/>
                    <a:srcRect/>
                    <a:stretch>
                      <a:fillRect/>
                    </a:stretch>
                  </pic:blipFill>
                  <pic:spPr>
                    <a:xfrm>
                      <a:off x="0" y="0"/>
                      <a:ext cx="3118319" cy="3399972"/>
                    </a:xfrm>
                    <a:prstGeom prst="rect">
                      <a:avLst/>
                    </a:prstGeom>
                    <a:noFill/>
                    <a:ln w="9525">
                      <a:noFill/>
                      <a:miter lim="800000"/>
                      <a:headEnd/>
                      <a:tailEnd/>
                    </a:ln>
                  </pic:spPr>
                </pic:pic>
              </a:graphicData>
            </a:graphic>
          </wp:inline>
        </w:drawing>
      </w:r>
    </w:p>
    <w:p>
      <w:pPr>
        <w:rPr>
          <w:ins w:id="63" w:author="Administrator" w:date="2016-06-08T17:01:00Z"/>
          <w:szCs w:val="21"/>
        </w:rPr>
      </w:pPr>
      <w:r>
        <w:rPr>
          <w:rFonts w:hint="eastAsia"/>
          <w:szCs w:val="21"/>
        </w:rPr>
        <w:tab/>
      </w:r>
      <w:r>
        <w:rPr>
          <w:rFonts w:hint="eastAsia"/>
          <w:szCs w:val="21"/>
        </w:rPr>
        <w:t xml:space="preserve">默认执行拦截器栈 defaultStack </w:t>
      </w:r>
    </w:p>
    <w:p>
      <w:pPr>
        <w:rPr>
          <w:szCs w:val="21"/>
        </w:rPr>
      </w:pPr>
      <w:r>
        <w:rPr>
          <w:rFonts w:hint="eastAsia"/>
          <w:szCs w:val="21"/>
        </w:rPr>
        <w:t>为什么defaultStack会被默认执行呢？</w:t>
      </w:r>
    </w:p>
    <w:p>
      <w:pPr>
        <w:rPr>
          <w:szCs w:val="21"/>
        </w:rPr>
      </w:pPr>
      <w:r>
        <w:drawing>
          <wp:inline distT="0" distB="0" distL="114300" distR="114300">
            <wp:extent cx="5292090" cy="474980"/>
            <wp:effectExtent l="0" t="0" r="3810" b="1270"/>
            <wp:docPr id="10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
                    <pic:cNvPicPr>
                      <a:picLocks noChangeAspect="1"/>
                    </pic:cNvPicPr>
                  </pic:nvPicPr>
                  <pic:blipFill>
                    <a:blip r:embed="rId30"/>
                    <a:stretch>
                      <a:fillRect/>
                    </a:stretch>
                  </pic:blipFill>
                  <pic:spPr>
                    <a:xfrm>
                      <a:off x="0" y="0"/>
                      <a:ext cx="5292090" cy="474980"/>
                    </a:xfrm>
                    <a:prstGeom prst="rect">
                      <a:avLst/>
                    </a:prstGeom>
                    <a:noFill/>
                    <a:ln w="9525">
                      <a:noFill/>
                    </a:ln>
                  </pic:spPr>
                </pic:pic>
              </a:graphicData>
            </a:graphic>
          </wp:inline>
        </w:drawing>
      </w:r>
    </w:p>
    <w:p>
      <w:pPr>
        <w:rPr>
          <w:szCs w:val="21"/>
        </w:rPr>
      </w:pPr>
    </w:p>
    <w:p>
      <w:pPr>
        <w:pStyle w:val="3"/>
        <w:ind w:left="575" w:leftChars="0" w:hanging="575" w:firstLineChars="0"/>
      </w:pPr>
      <w:r>
        <w:rPr>
          <w:rFonts w:hint="eastAsia"/>
        </w:rPr>
        <w:t>Struts2拦截器运行原理的底层分析(了解)</w:t>
      </w:r>
    </w:p>
    <w:p>
      <w:pPr>
        <w:numPr>
          <w:ilvl w:val="0"/>
          <w:numId w:val="10"/>
        </w:numPr>
        <w:jc w:val="left"/>
        <w:rPr>
          <w:rFonts w:ascii="微软雅黑" w:hAnsi="微软雅黑" w:eastAsia="微软雅黑"/>
          <w:color w:val="000000"/>
          <w:szCs w:val="21"/>
          <w:highlight w:val="lightGray"/>
          <w:lang w:val="zh-CN"/>
        </w:rPr>
      </w:pPr>
      <w:r>
        <w:rPr>
          <w:rFonts w:hint="eastAsia" w:ascii="Consolas" w:hAnsi="Consolas" w:eastAsia="Consolas"/>
          <w:color w:val="000000"/>
          <w:szCs w:val="21"/>
          <w:highlight w:val="lightGray"/>
          <w:lang w:val="zh-CN"/>
        </w:rPr>
        <w:t>在Struts过滤器中通过ActionMapping</w:t>
      </w:r>
      <w:r>
        <w:rPr>
          <w:rFonts w:hint="eastAsia" w:ascii="微软雅黑" w:hAnsi="微软雅黑" w:eastAsia="微软雅黑"/>
          <w:color w:val="000000"/>
          <w:szCs w:val="21"/>
          <w:highlight w:val="lightGray"/>
          <w:lang w:val="zh-CN"/>
        </w:rPr>
        <w:t>来搜集url请求信息</w:t>
      </w:r>
    </w:p>
    <w:p>
      <w:pPr>
        <w:jc w:val="left"/>
        <w:rPr>
          <w:rFonts w:ascii="微软雅黑" w:hAnsi="微软雅黑" w:eastAsia="微软雅黑"/>
          <w:color w:val="000000"/>
          <w:szCs w:val="21"/>
          <w:highlight w:val="lightGray"/>
        </w:rPr>
      </w:pPr>
      <w:r>
        <w:drawing>
          <wp:inline distT="0" distB="0" distL="114300" distR="114300">
            <wp:extent cx="5292090" cy="799465"/>
            <wp:effectExtent l="0" t="0" r="381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a:stretch>
                      <a:fillRect/>
                    </a:stretch>
                  </pic:blipFill>
                  <pic:spPr>
                    <a:xfrm>
                      <a:off x="0" y="0"/>
                      <a:ext cx="5292090" cy="799465"/>
                    </a:xfrm>
                    <a:prstGeom prst="rect">
                      <a:avLst/>
                    </a:prstGeom>
                    <a:noFill/>
                    <a:ln w="9525">
                      <a:noFill/>
                    </a:ln>
                  </pic:spPr>
                </pic:pic>
              </a:graphicData>
            </a:graphic>
          </wp:inline>
        </w:drawing>
      </w:r>
    </w:p>
    <w:p>
      <w:pPr>
        <w:numPr>
          <w:ilvl w:val="0"/>
          <w:numId w:val="10"/>
        </w:numPr>
        <w:jc w:val="left"/>
        <w:rPr>
          <w:rFonts w:ascii="微软雅黑" w:hAnsi="微软雅黑" w:eastAsia="微软雅黑"/>
          <w:color w:val="000000"/>
          <w:szCs w:val="21"/>
          <w:highlight w:val="lightGray"/>
          <w:lang w:val="zh-CN"/>
        </w:rPr>
      </w:pPr>
      <w:r>
        <w:rPr>
          <w:rFonts w:hint="eastAsia" w:ascii="微软雅黑" w:hAnsi="微软雅黑" w:eastAsia="微软雅黑"/>
          <w:color w:val="000000"/>
          <w:szCs w:val="21"/>
          <w:highlight w:val="lightGray"/>
          <w:lang w:val="zh-CN"/>
        </w:rPr>
        <w:t>通过</w:t>
      </w:r>
      <w:r>
        <w:rPr>
          <w:rFonts w:hint="eastAsia" w:ascii="Consolas" w:hAnsi="Consolas" w:eastAsia="Consolas"/>
          <w:color w:val="000000"/>
          <w:szCs w:val="21"/>
          <w:highlight w:val="lightGray"/>
          <w:lang w:val="zh-CN"/>
        </w:rPr>
        <w:t>ActionProxy</w:t>
      </w:r>
      <w:r>
        <w:rPr>
          <w:rFonts w:hint="eastAsia" w:ascii="微软雅黑" w:hAnsi="微软雅黑" w:eastAsia="微软雅黑"/>
          <w:color w:val="000000"/>
          <w:szCs w:val="21"/>
          <w:highlight w:val="lightGray"/>
          <w:lang w:val="zh-CN"/>
        </w:rPr>
        <w:tab/>
      </w:r>
      <w:r>
        <w:rPr>
          <w:rFonts w:hint="eastAsia" w:ascii="微软雅黑" w:hAnsi="微软雅黑" w:eastAsia="微软雅黑"/>
          <w:color w:val="000000"/>
          <w:szCs w:val="21"/>
          <w:highlight w:val="lightGray"/>
          <w:lang w:val="zh-CN"/>
        </w:rPr>
        <w:t>去创建Action和添加拦截器</w:t>
      </w:r>
    </w:p>
    <w:p>
      <w:pPr>
        <w:jc w:val="left"/>
      </w:pPr>
      <w:r>
        <w:drawing>
          <wp:inline distT="0" distB="0" distL="114300" distR="114300">
            <wp:extent cx="5292090" cy="698500"/>
            <wp:effectExtent l="0" t="0" r="381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2"/>
                    <a:stretch>
                      <a:fillRect/>
                    </a:stretch>
                  </pic:blipFill>
                  <pic:spPr>
                    <a:xfrm>
                      <a:off x="0" y="0"/>
                      <a:ext cx="5292090" cy="698500"/>
                    </a:xfrm>
                    <a:prstGeom prst="rect">
                      <a:avLst/>
                    </a:prstGeom>
                    <a:noFill/>
                    <a:ln w="9525">
                      <a:noFill/>
                    </a:ln>
                  </pic:spPr>
                </pic:pic>
              </a:graphicData>
            </a:graphic>
          </wp:inline>
        </w:drawing>
      </w:r>
    </w:p>
    <w:p>
      <w:pPr>
        <w:jc w:val="left"/>
      </w:pPr>
      <w:r>
        <w:drawing>
          <wp:inline distT="0" distB="0" distL="114300" distR="114300">
            <wp:extent cx="5292090" cy="2210435"/>
            <wp:effectExtent l="0" t="0" r="3810" b="184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3"/>
                    <a:stretch>
                      <a:fillRect/>
                    </a:stretch>
                  </pic:blipFill>
                  <pic:spPr>
                    <a:xfrm>
                      <a:off x="0" y="0"/>
                      <a:ext cx="5292090" cy="2210435"/>
                    </a:xfrm>
                    <a:prstGeom prst="rect">
                      <a:avLst/>
                    </a:prstGeom>
                    <a:noFill/>
                    <a:ln w="9525">
                      <a:noFill/>
                    </a:ln>
                  </pic:spPr>
                </pic:pic>
              </a:graphicData>
            </a:graphic>
          </wp:inline>
        </w:drawing>
      </w:r>
    </w:p>
    <w:p>
      <w:pPr>
        <w:jc w:val="left"/>
        <w:rPr>
          <w:lang w:val="zh-CN"/>
        </w:rPr>
      </w:pPr>
      <w:r>
        <w:drawing>
          <wp:inline distT="0" distB="0" distL="114300" distR="114300">
            <wp:extent cx="5292090" cy="1602105"/>
            <wp:effectExtent l="0" t="0" r="3810" b="171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4"/>
                    <a:stretch>
                      <a:fillRect/>
                    </a:stretch>
                  </pic:blipFill>
                  <pic:spPr>
                    <a:xfrm>
                      <a:off x="0" y="0"/>
                      <a:ext cx="5292090" cy="1602105"/>
                    </a:xfrm>
                    <a:prstGeom prst="rect">
                      <a:avLst/>
                    </a:prstGeom>
                    <a:noFill/>
                    <a:ln w="9525">
                      <a:noFill/>
                    </a:ln>
                  </pic:spPr>
                </pic:pic>
              </a:graphicData>
            </a:graphic>
          </wp:inline>
        </w:drawing>
      </w:r>
    </w:p>
    <w:p>
      <w:pPr>
        <w:numPr>
          <w:ilvl w:val="0"/>
          <w:numId w:val="10"/>
        </w:numPr>
        <w:jc w:val="left"/>
        <w:rPr>
          <w:rFonts w:ascii="微软雅黑" w:hAnsi="微软雅黑" w:eastAsia="微软雅黑"/>
          <w:color w:val="000000"/>
          <w:szCs w:val="21"/>
          <w:highlight w:val="lightGray"/>
          <w:lang w:val="zh-CN"/>
        </w:rPr>
      </w:pPr>
      <w:r>
        <w:rPr>
          <w:rFonts w:hint="eastAsia" w:ascii="微软雅黑" w:hAnsi="微软雅黑" w:eastAsia="微软雅黑"/>
          <w:color w:val="000000"/>
          <w:szCs w:val="21"/>
          <w:highlight w:val="lightGray"/>
          <w:lang w:val="zh-CN"/>
        </w:rPr>
        <w:t>先去执行拦截器，然后执行Action，最后执行拦截器中没有执行完的代码</w:t>
      </w:r>
    </w:p>
    <w:p>
      <w:pPr>
        <w:jc w:val="left"/>
        <w:rPr>
          <w:rFonts w:ascii="微软雅黑" w:hAnsi="微软雅黑" w:eastAsia="微软雅黑"/>
          <w:color w:val="000000"/>
          <w:szCs w:val="21"/>
          <w:highlight w:val="lightGray"/>
          <w:lang w:val="zh-CN"/>
        </w:rPr>
      </w:pPr>
      <w:r>
        <w:drawing>
          <wp:inline distT="0" distB="0" distL="114300" distR="114300">
            <wp:extent cx="5292090" cy="1878965"/>
            <wp:effectExtent l="0" t="0" r="3810" b="698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35"/>
                    <a:stretch>
                      <a:fillRect/>
                    </a:stretch>
                  </pic:blipFill>
                  <pic:spPr>
                    <a:xfrm>
                      <a:off x="0" y="0"/>
                      <a:ext cx="5292090" cy="1878965"/>
                    </a:xfrm>
                    <a:prstGeom prst="rect">
                      <a:avLst/>
                    </a:prstGeom>
                    <a:noFill/>
                    <a:ln w="9525">
                      <a:noFill/>
                    </a:ln>
                  </pic:spPr>
                </pic:pic>
              </a:graphicData>
            </a:graphic>
          </wp:inline>
        </w:drawing>
      </w:r>
    </w:p>
    <w:p>
      <w:r>
        <w:drawing>
          <wp:inline distT="0" distB="0" distL="114300" distR="114300">
            <wp:extent cx="5292090" cy="1386205"/>
            <wp:effectExtent l="0" t="0" r="3810" b="44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6"/>
                    <a:stretch>
                      <a:fillRect/>
                    </a:stretch>
                  </pic:blipFill>
                  <pic:spPr>
                    <a:xfrm>
                      <a:off x="0" y="0"/>
                      <a:ext cx="5292090" cy="1386205"/>
                    </a:xfrm>
                    <a:prstGeom prst="rect">
                      <a:avLst/>
                    </a:prstGeom>
                    <a:noFill/>
                    <a:ln w="9525">
                      <a:noFill/>
                    </a:ln>
                  </pic:spPr>
                </pic:pic>
              </a:graphicData>
            </a:graphic>
          </wp:inline>
        </w:drawing>
      </w:r>
    </w:p>
    <w:p>
      <w:r>
        <w:drawing>
          <wp:inline distT="0" distB="0" distL="114300" distR="114300">
            <wp:extent cx="5292090" cy="1259840"/>
            <wp:effectExtent l="0" t="0" r="3810" b="1651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37"/>
                    <a:stretch>
                      <a:fillRect/>
                    </a:stretch>
                  </pic:blipFill>
                  <pic:spPr>
                    <a:xfrm>
                      <a:off x="0" y="0"/>
                      <a:ext cx="5292090" cy="1259840"/>
                    </a:xfrm>
                    <a:prstGeom prst="rect">
                      <a:avLst/>
                    </a:prstGeom>
                    <a:noFill/>
                    <a:ln w="9525">
                      <a:noFill/>
                    </a:ln>
                  </pic:spPr>
                </pic:pic>
              </a:graphicData>
            </a:graphic>
          </wp:inline>
        </w:drawing>
      </w:r>
    </w:p>
    <w:p>
      <w:pPr>
        <w:rPr>
          <w:szCs w:val="21"/>
        </w:rPr>
      </w:pPr>
      <w:r>
        <w:rPr>
          <w:szCs w:val="21"/>
        </w:rPr>
        <w:drawing>
          <wp:inline distT="0" distB="0" distL="114300" distR="114300">
            <wp:extent cx="3529330" cy="3674745"/>
            <wp:effectExtent l="0" t="0" r="13970" b="190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8"/>
                    <a:srcRect/>
                    <a:stretch>
                      <a:fillRect/>
                    </a:stretch>
                  </pic:blipFill>
                  <pic:spPr>
                    <a:xfrm>
                      <a:off x="0" y="0"/>
                      <a:ext cx="3529330" cy="3674745"/>
                    </a:xfrm>
                    <a:prstGeom prst="rect">
                      <a:avLst/>
                    </a:prstGeom>
                    <a:noFill/>
                    <a:ln w="9525">
                      <a:noFill/>
                      <a:miter lim="800000"/>
                      <a:headEnd/>
                      <a:tailEnd/>
                    </a:ln>
                    <a:effectLst/>
                  </pic:spPr>
                </pic:pic>
              </a:graphicData>
            </a:graphic>
          </wp:inline>
        </w:drawing>
      </w:r>
    </w:p>
    <w:p>
      <w:pPr>
        <w:rPr>
          <w:szCs w:val="21"/>
        </w:rPr>
      </w:pPr>
    </w:p>
    <w:p>
      <w:pPr>
        <w:rPr>
          <w:szCs w:val="21"/>
        </w:rPr>
      </w:pPr>
    </w:p>
    <w:p>
      <w:pPr>
        <w:rPr>
          <w:szCs w:val="21"/>
          <w:highlight w:val="yellow"/>
        </w:rPr>
      </w:pPr>
      <w:r>
        <w:rPr>
          <w:rFonts w:hint="eastAsia"/>
          <w:szCs w:val="21"/>
          <w:highlight w:val="yellow"/>
        </w:rPr>
        <w:t>（了解：struts2的2.1.6这个版本以前，核心控制器是FilterDispatcher，从2.1.6开始，使用是StrutsPrepareAndExecuteFilter）</w:t>
      </w:r>
    </w:p>
    <w:p>
      <w:pPr>
        <w:rPr>
          <w:szCs w:val="21"/>
          <w:highlight w:val="yellow"/>
        </w:rPr>
      </w:pPr>
    </w:p>
    <w:p>
      <w:pPr>
        <w:rPr>
          <w:szCs w:val="21"/>
          <w:highlight w:val="yellow"/>
        </w:rPr>
      </w:pPr>
      <w:r>
        <w:rPr>
          <w:rFonts w:hint="eastAsia"/>
          <w:szCs w:val="21"/>
          <w:highlight w:val="yellow"/>
        </w:rPr>
        <w:t>【原理分析】</w:t>
      </w:r>
    </w:p>
    <w:p/>
    <w:p>
      <w:r>
        <w:drawing>
          <wp:inline distT="0" distB="0" distL="114300" distR="114300">
            <wp:extent cx="5292090" cy="1864995"/>
            <wp:effectExtent l="0" t="0" r="3810" b="190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9"/>
                    <a:stretch>
                      <a:fillRect/>
                    </a:stretch>
                  </pic:blipFill>
                  <pic:spPr>
                    <a:xfrm>
                      <a:off x="0" y="0"/>
                      <a:ext cx="5292090" cy="1864995"/>
                    </a:xfrm>
                    <a:prstGeom prst="rect">
                      <a:avLst/>
                    </a:prstGeom>
                    <a:noFill/>
                    <a:ln w="9525">
                      <a:noFill/>
                    </a:ln>
                  </pic:spPr>
                </pic:pic>
              </a:graphicData>
            </a:graphic>
          </wp:inline>
        </w:drawing>
      </w:r>
    </w:p>
    <w:p>
      <w:pPr>
        <w:rPr>
          <w:szCs w:val="21"/>
        </w:rPr>
      </w:pPr>
    </w:p>
    <w:p>
      <w:pPr>
        <w:rPr>
          <w:szCs w:val="21"/>
        </w:rPr>
      </w:pPr>
      <w:r>
        <w:rPr>
          <w:rFonts w:hint="eastAsia"/>
          <w:szCs w:val="21"/>
        </w:rPr>
        <w:t>1.当web.xml被加载之后，会初始化Struts</w:t>
      </w:r>
      <w:r>
        <w:rPr>
          <w:rFonts w:hint="eastAsia"/>
          <w:szCs w:val="21"/>
          <w:highlight w:val="yellow"/>
        </w:rPr>
        <w:t>Prepare</w:t>
      </w:r>
      <w:r>
        <w:rPr>
          <w:rFonts w:hint="eastAsia"/>
          <w:szCs w:val="21"/>
        </w:rPr>
        <w:t>AndExecuteFilter，它会调用init方法初始化，准备struts相关的环境，加载相应配置文件（6个--包括struts.xml）--会将所有的action的name都加载到环境中。</w:t>
      </w:r>
    </w:p>
    <w:p>
      <w:pPr>
        <w:rPr>
          <w:szCs w:val="21"/>
        </w:rPr>
      </w:pPr>
    </w:p>
    <w:p>
      <w:pPr>
        <w:rPr>
          <w:szCs w:val="21"/>
        </w:rPr>
      </w:pPr>
      <w:r>
        <w:rPr>
          <w:rFonts w:hint="eastAsia"/>
          <w:szCs w:val="21"/>
        </w:rPr>
        <w:t>2.访问/*,----StrutsPrepareAndExecuteFilter</w:t>
      </w:r>
      <w:r>
        <w:rPr>
          <w:szCs w:val="21"/>
        </w:rPr>
        <w:t>—</w:t>
      </w:r>
      <w:r>
        <w:rPr>
          <w:rFonts w:hint="eastAsia"/>
          <w:szCs w:val="21"/>
        </w:rPr>
        <w:t>-默认会执行doFilter，</w:t>
      </w:r>
    </w:p>
    <w:p>
      <w:pPr>
        <w:rPr>
          <w:szCs w:val="21"/>
        </w:rPr>
      </w:pPr>
      <w:r>
        <w:rPr>
          <w:szCs w:val="21"/>
        </w:rPr>
        <w:t>ActionMapping mapping = prepare.findActionMapping(request, response, true);</w:t>
      </w:r>
    </w:p>
    <w:p>
      <w:pPr>
        <w:rPr>
          <w:szCs w:val="21"/>
        </w:rPr>
      </w:pPr>
      <w:r>
        <w:rPr>
          <w:rFonts w:hint="eastAsia"/>
          <w:szCs w:val="21"/>
        </w:rPr>
        <w:t>找你访问的这个action有没有配置（是不是存在）</w:t>
      </w:r>
    </w:p>
    <w:p>
      <w:pPr>
        <w:rPr>
          <w:szCs w:val="21"/>
        </w:rPr>
      </w:pPr>
      <w:r>
        <w:rPr>
          <w:rFonts w:hint="eastAsia"/>
          <w:szCs w:val="21"/>
        </w:rPr>
        <w:t>如果不存在，chain.doFilter(request, response); 直接过滤拦截，忽略后面的所有的过滤器和action的执行，并告诉你说action不存在，那么就不往下走。</w:t>
      </w:r>
    </w:p>
    <w:p>
      <w:pPr>
        <w:rPr>
          <w:szCs w:val="21"/>
        </w:rPr>
      </w:pPr>
      <w:r>
        <w:rPr>
          <w:rFonts w:hint="eastAsia"/>
          <w:szCs w:val="21"/>
        </w:rPr>
        <w:t>如果存在，execute.executeAction(request, response, mapping);准备执行action</w:t>
      </w:r>
    </w:p>
    <w:p>
      <w:pPr>
        <w:rPr>
          <w:szCs w:val="21"/>
        </w:rPr>
      </w:pPr>
    </w:p>
    <w:p>
      <w:pPr>
        <w:rPr>
          <w:szCs w:val="21"/>
        </w:rPr>
      </w:pPr>
      <w:r>
        <w:rPr>
          <w:rFonts w:hint="eastAsia"/>
          <w:szCs w:val="21"/>
        </w:rPr>
        <w:t>3.准备执行action，</w:t>
      </w:r>
    </w:p>
    <w:p>
      <w:pPr>
        <w:rPr>
          <w:szCs w:val="21"/>
        </w:rPr>
      </w:pPr>
      <w:r>
        <w:rPr>
          <w:szCs w:val="21"/>
        </w:rPr>
        <w:t xml:space="preserve"> ActionProxy proxy = config.getContainer().getInstance(ActionProxyFactory.class).createActionProxy(</w:t>
      </w:r>
    </w:p>
    <w:p>
      <w:pPr>
        <w:rPr>
          <w:szCs w:val="21"/>
        </w:rPr>
      </w:pPr>
      <w:r>
        <w:rPr>
          <w:szCs w:val="21"/>
        </w:rPr>
        <w:t xml:space="preserve">                    namespace, name, method, extraContext, true, false);</w:t>
      </w:r>
    </w:p>
    <w:p>
      <w:pPr>
        <w:rPr>
          <w:szCs w:val="21"/>
        </w:rPr>
      </w:pPr>
      <w:r>
        <w:rPr>
          <w:rFonts w:hint="eastAsia"/>
          <w:szCs w:val="21"/>
        </w:rPr>
        <w:t>生成action的代理对象----增强---使用过滤器增强，</w:t>
      </w:r>
    </w:p>
    <w:p>
      <w:pPr>
        <w:rPr>
          <w:szCs w:val="21"/>
        </w:rPr>
      </w:pPr>
      <w:r>
        <w:rPr>
          <w:szCs w:val="21"/>
        </w:rPr>
        <w:t>proxy.execute();</w:t>
      </w:r>
      <w:r>
        <w:rPr>
          <w:rFonts w:hint="eastAsia"/>
          <w:szCs w:val="21"/>
        </w:rPr>
        <w:t>代理</w:t>
      </w:r>
    </w:p>
    <w:p>
      <w:pPr>
        <w:rPr>
          <w:szCs w:val="21"/>
        </w:rPr>
      </w:pPr>
      <w:r>
        <w:rPr>
          <w:szCs w:val="21"/>
        </w:rPr>
        <w:drawing>
          <wp:inline distT="0" distB="0" distL="0" distR="0">
            <wp:extent cx="2355850" cy="460375"/>
            <wp:effectExtent l="0" t="0" r="6350" b="1587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noChangeArrowheads="1"/>
                    </pic:cNvPicPr>
                  </pic:nvPicPr>
                  <pic:blipFill>
                    <a:blip r:embed="rId40" cstate="print"/>
                    <a:srcRect/>
                    <a:stretch>
                      <a:fillRect/>
                    </a:stretch>
                  </pic:blipFill>
                  <pic:spPr>
                    <a:xfrm>
                      <a:off x="0" y="0"/>
                      <a:ext cx="2361178" cy="461459"/>
                    </a:xfrm>
                    <a:prstGeom prst="rect">
                      <a:avLst/>
                    </a:prstGeom>
                    <a:noFill/>
                    <a:ln w="9525">
                      <a:noFill/>
                      <a:miter lim="800000"/>
                      <a:headEnd/>
                      <a:tailEnd/>
                    </a:ln>
                  </pic:spPr>
                </pic:pic>
              </a:graphicData>
            </a:graphic>
          </wp:inline>
        </w:drawing>
      </w:r>
    </w:p>
    <w:p>
      <w:pPr>
        <w:rPr>
          <w:szCs w:val="21"/>
        </w:rPr>
      </w:pPr>
      <w:r>
        <w:rPr>
          <w:szCs w:val="21"/>
        </w:rPr>
        <w:t>invocation.invoke();</w:t>
      </w:r>
    </w:p>
    <w:p>
      <w:pPr>
        <w:rPr>
          <w:szCs w:val="21"/>
        </w:rPr>
      </w:pPr>
      <w:r>
        <w:rPr>
          <w:szCs w:val="21"/>
        </w:rPr>
        <w:drawing>
          <wp:inline distT="0" distB="0" distL="0" distR="0">
            <wp:extent cx="2611120" cy="354330"/>
            <wp:effectExtent l="0" t="0" r="17780" b="762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noChangeArrowheads="1"/>
                    </pic:cNvPicPr>
                  </pic:nvPicPr>
                  <pic:blipFill>
                    <a:blip r:embed="rId41" cstate="print"/>
                    <a:srcRect/>
                    <a:stretch>
                      <a:fillRect/>
                    </a:stretch>
                  </pic:blipFill>
                  <pic:spPr>
                    <a:xfrm>
                      <a:off x="0" y="0"/>
                      <a:ext cx="2612510" cy="354860"/>
                    </a:xfrm>
                    <a:prstGeom prst="rect">
                      <a:avLst/>
                    </a:prstGeom>
                    <a:noFill/>
                    <a:ln w="9525">
                      <a:noFill/>
                      <a:miter lim="800000"/>
                      <a:headEnd/>
                      <a:tailEnd/>
                    </a:ln>
                  </pic:spPr>
                </pic:pic>
              </a:graphicData>
            </a:graphic>
          </wp:inline>
        </w:drawing>
      </w:r>
    </w:p>
    <w:p>
      <w:pPr>
        <w:rPr>
          <w:szCs w:val="21"/>
        </w:rPr>
      </w:pPr>
      <w:r>
        <w:rPr>
          <w:rFonts w:hint="eastAsia"/>
          <w:szCs w:val="21"/>
        </w:rPr>
        <w:t>ActionInvocation增强器里面的invoke方法，判断 if (interceptors.hasNext())-配置的那些拦截器有没有执行完，如果没有执行完，就执行resultCode = interceptor.getInterceptor().intercept(DefaultActionInvocation.this);</w:t>
      </w:r>
    </w:p>
    <w:p>
      <w:pPr>
        <w:rPr>
          <w:szCs w:val="21"/>
        </w:rPr>
      </w:pPr>
      <w:r>
        <w:rPr>
          <w:rFonts w:hint="eastAsia"/>
          <w:szCs w:val="21"/>
        </w:rPr>
        <w:t>具体的拦截器，执行之后 return invocation.invoke();，返回到原来的调用对象，原来的调用对象又会自动调用invoke方法。--（链式递归）递归调用</w:t>
      </w:r>
    </w:p>
    <w:p>
      <w:pPr>
        <w:rPr>
          <w:szCs w:val="21"/>
        </w:rPr>
      </w:pPr>
    </w:p>
    <w:p>
      <w:pPr>
        <w:rPr>
          <w:szCs w:val="21"/>
        </w:rPr>
      </w:pPr>
      <w:r>
        <w:rPr>
          <w:rFonts w:hint="eastAsia"/>
          <w:szCs w:val="21"/>
        </w:rPr>
        <w:t>4.当拦截器都执行完成之后（增强完成之后），</w:t>
      </w:r>
      <w:r>
        <w:rPr>
          <w:szCs w:val="21"/>
        </w:rPr>
        <w:t>resultCode = invokeActionOnly();--》</w:t>
      </w:r>
      <w:r>
        <w:rPr>
          <w:rFonts w:hint="eastAsia"/>
          <w:szCs w:val="21"/>
        </w:rPr>
        <w:t>执行具体的action：invokeAction(getAction(), proxy.getConfig());返回了结果集。</w:t>
      </w:r>
    </w:p>
    <w:p>
      <w:pPr>
        <w:rPr>
          <w:szCs w:val="21"/>
        </w:rPr>
      </w:pPr>
    </w:p>
    <w:p>
      <w:pPr>
        <w:rPr>
          <w:szCs w:val="21"/>
          <w:highlight w:val="yellow"/>
        </w:rPr>
      </w:pPr>
      <w:r>
        <w:rPr>
          <w:rFonts w:hint="eastAsia"/>
          <w:szCs w:val="21"/>
          <w:highlight w:val="yellow"/>
        </w:rPr>
        <w:t>【源码跟踪】</w:t>
      </w:r>
    </w:p>
    <w:p>
      <w:pPr>
        <w:rPr>
          <w:szCs w:val="21"/>
        </w:rPr>
      </w:pPr>
      <w:r>
        <w:rPr>
          <w:rFonts w:hint="eastAsia"/>
          <w:szCs w:val="21"/>
          <w:highlight w:val="yellow"/>
        </w:rPr>
        <w:t>【跟踪一】：</w:t>
      </w:r>
      <w:r>
        <w:rPr>
          <w:rFonts w:hint="eastAsia"/>
          <w:szCs w:val="21"/>
        </w:rPr>
        <w:t>初始化xml配置文件等信息</w:t>
      </w:r>
    </w:p>
    <w:p>
      <w:pPr>
        <w:rPr>
          <w:szCs w:val="21"/>
        </w:rPr>
      </w:pPr>
      <w:r>
        <w:drawing>
          <wp:inline distT="0" distB="0" distL="114300" distR="114300">
            <wp:extent cx="5292090" cy="15210155"/>
            <wp:effectExtent l="0" t="0" r="381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5292090" cy="15210155"/>
                    </a:xfrm>
                    <a:prstGeom prst="rect">
                      <a:avLst/>
                    </a:prstGeom>
                    <a:noFill/>
                    <a:ln w="9525">
                      <a:noFill/>
                    </a:ln>
                  </pic:spPr>
                </pic:pic>
              </a:graphicData>
            </a:graphic>
          </wp:inline>
        </w:drawing>
      </w:r>
    </w:p>
    <w:p>
      <w:r>
        <w:drawing>
          <wp:inline distT="0" distB="0" distL="114300" distR="114300">
            <wp:extent cx="5292090" cy="9554210"/>
            <wp:effectExtent l="0" t="0" r="3810"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a:stretch>
                      <a:fillRect/>
                    </a:stretch>
                  </pic:blipFill>
                  <pic:spPr>
                    <a:xfrm>
                      <a:off x="0" y="0"/>
                      <a:ext cx="5292090" cy="9554210"/>
                    </a:xfrm>
                    <a:prstGeom prst="rect">
                      <a:avLst/>
                    </a:prstGeom>
                    <a:noFill/>
                    <a:ln w="9525">
                      <a:noFill/>
                    </a:ln>
                  </pic:spPr>
                </pic:pic>
              </a:graphicData>
            </a:graphic>
          </wp:inline>
        </w:drawing>
      </w:r>
    </w:p>
    <w:p>
      <w:pPr>
        <w:pStyle w:val="3"/>
        <w:ind w:left="575" w:leftChars="0" w:hanging="575" w:firstLineChars="0"/>
      </w:pPr>
      <w:r>
        <w:rPr>
          <w:rFonts w:hint="eastAsia"/>
        </w:rPr>
        <w:t>拦截器的接口</w:t>
      </w:r>
    </w:p>
    <w:p>
      <w:pPr>
        <w:numPr>
          <w:ilvl w:val="0"/>
          <w:numId w:val="11"/>
        </w:numPr>
        <w:rPr>
          <w:szCs w:val="21"/>
        </w:rPr>
      </w:pPr>
      <w:r>
        <w:rPr>
          <w:rFonts w:hint="eastAsia"/>
          <w:szCs w:val="21"/>
        </w:rPr>
        <w:t xml:space="preserve">程序中每个拦截器 都必须实现 Interceptor 接口 </w:t>
      </w:r>
    </w:p>
    <w:p>
      <w:pPr>
        <w:numPr>
          <w:ilvl w:val="0"/>
          <w:numId w:val="11"/>
        </w:numPr>
        <w:rPr>
          <w:szCs w:val="21"/>
        </w:rPr>
      </w:pPr>
      <w:r>
        <w:rPr>
          <w:rFonts w:hint="eastAsia"/>
          <w:szCs w:val="21"/>
        </w:rPr>
        <w:t xml:space="preserve">开发人员 也可以继承 AbstractInterceptor 只需要覆盖 intercept 方法 </w:t>
      </w:r>
    </w:p>
    <w:p>
      <w:pPr>
        <w:numPr>
          <w:ilvl w:val="0"/>
          <w:numId w:val="11"/>
        </w:numPr>
        <w:rPr>
          <w:color w:val="FF0000"/>
          <w:szCs w:val="21"/>
        </w:rPr>
      </w:pPr>
      <w:r>
        <w:rPr>
          <w:rFonts w:hint="eastAsia"/>
          <w:color w:val="FF0000"/>
          <w:szCs w:val="21"/>
        </w:rPr>
        <w:t xml:space="preserve">开发人员 也可以继承 </w:t>
      </w:r>
      <w:r>
        <w:rPr>
          <w:color w:val="FF0000"/>
          <w:szCs w:val="21"/>
        </w:rPr>
        <w:t>MethodFilterInterceptor</w:t>
      </w:r>
      <w:r>
        <w:rPr>
          <w:rFonts w:hint="eastAsia"/>
          <w:color w:val="FF0000"/>
          <w:szCs w:val="21"/>
        </w:rPr>
        <w:t xml:space="preserve"> ，只需要覆盖 doIntercept 方法 </w:t>
      </w:r>
    </w:p>
    <w:p>
      <w:pPr>
        <w:rPr>
          <w:szCs w:val="21"/>
        </w:rPr>
      </w:pPr>
      <w:r>
        <w:rPr>
          <w:rFonts w:hint="eastAsia"/>
          <w:szCs w:val="21"/>
        </w:rPr>
        <w:t>excludeMethods 放行的方法（不去拦截的方法）</w:t>
      </w:r>
    </w:p>
    <w:p>
      <w:pPr>
        <w:rPr>
          <w:szCs w:val="21"/>
        </w:rPr>
      </w:pPr>
      <w:r>
        <w:rPr>
          <w:rFonts w:hint="eastAsia"/>
          <w:szCs w:val="21"/>
        </w:rPr>
        <w:t>includeMethods 包含的方法（拦截的方法）</w:t>
      </w:r>
    </w:p>
    <w:p>
      <w:pPr>
        <w:ind w:left="420"/>
        <w:rPr>
          <w:szCs w:val="21"/>
        </w:rPr>
      </w:pPr>
    </w:p>
    <w:p>
      <w:pPr>
        <w:rPr>
          <w:szCs w:val="21"/>
        </w:rPr>
      </w:pPr>
    </w:p>
    <w:p>
      <w:pPr>
        <w:pStyle w:val="3"/>
        <w:ind w:left="575" w:leftChars="0" w:hanging="575" w:firstLineChars="0"/>
      </w:pPr>
      <w:r>
        <w:rPr>
          <w:rFonts w:hint="eastAsia"/>
        </w:rPr>
        <w:t>内置拦截器(了解)</w:t>
      </w:r>
    </w:p>
    <w:p>
      <w:pPr>
        <w:rPr>
          <w:szCs w:val="21"/>
        </w:rPr>
      </w:pPr>
      <w:r>
        <w:rPr>
          <w:rFonts w:hint="eastAsia"/>
          <w:szCs w:val="21"/>
        </w:rPr>
        <w:drawing>
          <wp:inline distT="0" distB="0" distL="0" distR="0">
            <wp:extent cx="5292090" cy="3272155"/>
            <wp:effectExtent l="0" t="0" r="3810" b="4445"/>
            <wp:docPr id="1791" name="图片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图片 1791"/>
                    <pic:cNvPicPr>
                      <a:picLocks noChangeAspect="1" noChangeArrowheads="1"/>
                    </pic:cNvPicPr>
                  </pic:nvPicPr>
                  <pic:blipFill>
                    <a:blip r:embed="rId44" cstate="print"/>
                    <a:srcRect/>
                    <a:stretch>
                      <a:fillRect/>
                    </a:stretch>
                  </pic:blipFill>
                  <pic:spPr>
                    <a:xfrm>
                      <a:off x="0" y="0"/>
                      <a:ext cx="5292090" cy="3272155"/>
                    </a:xfrm>
                    <a:prstGeom prst="rect">
                      <a:avLst/>
                    </a:prstGeom>
                    <a:noFill/>
                    <a:ln w="9525">
                      <a:noFill/>
                      <a:miter lim="800000"/>
                      <a:headEnd/>
                      <a:tailEnd/>
                    </a:ln>
                  </pic:spPr>
                </pic:pic>
              </a:graphicData>
            </a:graphic>
          </wp:inline>
        </w:drawing>
      </w:r>
    </w:p>
    <w:p>
      <w:pPr>
        <w:rPr>
          <w:szCs w:val="21"/>
        </w:rPr>
      </w:pPr>
    </w:p>
    <w:p>
      <w:pPr>
        <w:jc w:val="left"/>
        <w:rPr>
          <w:szCs w:val="21"/>
        </w:rPr>
      </w:pPr>
      <w:r>
        <w:rPr>
          <w:rFonts w:hint="eastAsia"/>
          <w:szCs w:val="21"/>
        </w:rPr>
        <w:drawing>
          <wp:inline distT="0" distB="0" distL="0" distR="0">
            <wp:extent cx="5292090" cy="3131820"/>
            <wp:effectExtent l="0" t="0" r="3810" b="11430"/>
            <wp:docPr id="1792" name="图片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图片 1792"/>
                    <pic:cNvPicPr>
                      <a:picLocks noChangeAspect="1" noChangeArrowheads="1"/>
                    </pic:cNvPicPr>
                  </pic:nvPicPr>
                  <pic:blipFill>
                    <a:blip r:embed="rId45" cstate="print"/>
                    <a:srcRect/>
                    <a:stretch>
                      <a:fillRect/>
                    </a:stretch>
                  </pic:blipFill>
                  <pic:spPr>
                    <a:xfrm>
                      <a:off x="0" y="0"/>
                      <a:ext cx="5292090" cy="3131820"/>
                    </a:xfrm>
                    <a:prstGeom prst="rect">
                      <a:avLst/>
                    </a:prstGeom>
                    <a:noFill/>
                    <a:ln w="9525">
                      <a:noFill/>
                      <a:miter lim="800000"/>
                      <a:headEnd/>
                      <a:tailEnd/>
                    </a:ln>
                  </pic:spPr>
                </pic:pic>
              </a:graphicData>
            </a:graphic>
          </wp:inline>
        </w:drawing>
      </w:r>
    </w:p>
    <w:p>
      <w:pPr>
        <w:jc w:val="left"/>
        <w:rPr>
          <w:szCs w:val="21"/>
        </w:rPr>
      </w:pPr>
      <w:r>
        <w:rPr>
          <w:rFonts w:hint="eastAsia"/>
          <w:szCs w:val="21"/>
        </w:rPr>
        <w:t>涉及到的：</w:t>
      </w:r>
    </w:p>
    <w:p>
      <w:pPr>
        <w:numPr>
          <w:ilvl w:val="0"/>
          <w:numId w:val="12"/>
        </w:numPr>
        <w:rPr>
          <w:color w:val="FF0000"/>
          <w:szCs w:val="21"/>
          <w:highlight w:val="yellow"/>
        </w:rPr>
      </w:pPr>
      <w:r>
        <w:rPr>
          <w:color w:val="FF0000"/>
          <w:szCs w:val="21"/>
          <w:highlight w:val="yellow"/>
        </w:rPr>
        <w:t>E</w:t>
      </w:r>
      <w:r>
        <w:rPr>
          <w:rFonts w:hint="eastAsia"/>
          <w:color w:val="FF0000"/>
          <w:szCs w:val="21"/>
          <w:highlight w:val="yellow"/>
        </w:rPr>
        <w:t>xception ： 异常处理机制拦截器</w:t>
      </w:r>
    </w:p>
    <w:p>
      <w:pPr>
        <w:numPr>
          <w:ilvl w:val="0"/>
          <w:numId w:val="12"/>
        </w:numPr>
        <w:rPr>
          <w:color w:val="FF0000"/>
          <w:szCs w:val="21"/>
          <w:highlight w:val="yellow"/>
        </w:rPr>
      </w:pPr>
      <w:r>
        <w:rPr>
          <w:color w:val="FF0000"/>
          <w:szCs w:val="21"/>
          <w:highlight w:val="yellow"/>
        </w:rPr>
        <w:t>i18n</w:t>
      </w:r>
      <w:r>
        <w:rPr>
          <w:rFonts w:hint="eastAsia"/>
          <w:color w:val="FF0000"/>
          <w:szCs w:val="21"/>
          <w:highlight w:val="yellow"/>
        </w:rPr>
        <w:t xml:space="preserve"> ： 处理国际化问题 </w:t>
      </w:r>
    </w:p>
    <w:p>
      <w:pPr>
        <w:numPr>
          <w:ilvl w:val="0"/>
          <w:numId w:val="12"/>
        </w:numPr>
        <w:rPr>
          <w:color w:val="FF0000"/>
          <w:szCs w:val="21"/>
          <w:highlight w:val="yellow"/>
        </w:rPr>
      </w:pPr>
      <w:r>
        <w:rPr>
          <w:color w:val="FF0000"/>
          <w:szCs w:val="21"/>
          <w:highlight w:val="yellow"/>
        </w:rPr>
        <w:t>modelDriven</w:t>
      </w:r>
      <w:r>
        <w:rPr>
          <w:rFonts w:hint="eastAsia"/>
          <w:color w:val="FF0000"/>
          <w:szCs w:val="21"/>
          <w:highlight w:val="yellow"/>
        </w:rPr>
        <w:t xml:space="preserve"> ： 将请求参数，封装model对象 （Action 实现ModelDriven接口）</w:t>
      </w:r>
    </w:p>
    <w:p>
      <w:pPr>
        <w:numPr>
          <w:ilvl w:val="0"/>
          <w:numId w:val="12"/>
        </w:numPr>
        <w:rPr>
          <w:color w:val="FF0000"/>
          <w:szCs w:val="21"/>
          <w:highlight w:val="yellow"/>
        </w:rPr>
      </w:pPr>
      <w:r>
        <w:rPr>
          <w:color w:val="FF0000"/>
          <w:szCs w:val="21"/>
          <w:highlight w:val="yellow"/>
        </w:rPr>
        <w:t>fileUpload</w:t>
      </w:r>
      <w:r>
        <w:rPr>
          <w:rFonts w:hint="eastAsia"/>
          <w:color w:val="FF0000"/>
          <w:szCs w:val="21"/>
          <w:highlight w:val="yellow"/>
        </w:rPr>
        <w:t xml:space="preserve"> ：文件上传</w:t>
      </w:r>
    </w:p>
    <w:p>
      <w:pPr>
        <w:numPr>
          <w:ilvl w:val="0"/>
          <w:numId w:val="12"/>
        </w:numPr>
        <w:rPr>
          <w:color w:val="FF0000"/>
          <w:szCs w:val="21"/>
          <w:highlight w:val="yellow"/>
        </w:rPr>
      </w:pPr>
      <w:r>
        <w:rPr>
          <w:color w:val="FF0000"/>
          <w:szCs w:val="21"/>
          <w:highlight w:val="yellow"/>
        </w:rPr>
        <w:t>params</w:t>
      </w:r>
      <w:r>
        <w:rPr>
          <w:rFonts w:hint="eastAsia"/>
          <w:color w:val="FF0000"/>
          <w:szCs w:val="21"/>
          <w:highlight w:val="yellow"/>
        </w:rPr>
        <w:t xml:space="preserve"> ： 请求参数转换封装 </w:t>
      </w:r>
    </w:p>
    <w:p>
      <w:pPr>
        <w:numPr>
          <w:ilvl w:val="0"/>
          <w:numId w:val="12"/>
        </w:numPr>
        <w:rPr>
          <w:color w:val="FF0000"/>
          <w:szCs w:val="21"/>
          <w:highlight w:val="yellow"/>
        </w:rPr>
      </w:pPr>
      <w:r>
        <w:rPr>
          <w:color w:val="FF0000"/>
          <w:szCs w:val="21"/>
          <w:highlight w:val="yellow"/>
        </w:rPr>
        <w:t>conversionError</w:t>
      </w:r>
      <w:r>
        <w:rPr>
          <w:rFonts w:hint="eastAsia"/>
          <w:color w:val="FF0000"/>
          <w:szCs w:val="21"/>
          <w:highlight w:val="yellow"/>
        </w:rPr>
        <w:t xml:space="preserve"> ： 将类型转换异常进行处理 </w:t>
      </w:r>
    </w:p>
    <w:p>
      <w:pPr>
        <w:numPr>
          <w:ilvl w:val="0"/>
          <w:numId w:val="12"/>
        </w:numPr>
        <w:rPr>
          <w:color w:val="FF0000"/>
          <w:szCs w:val="21"/>
          <w:highlight w:val="yellow"/>
        </w:rPr>
      </w:pPr>
      <w:r>
        <w:rPr>
          <w:color w:val="FF0000"/>
          <w:szCs w:val="21"/>
          <w:highlight w:val="yellow"/>
        </w:rPr>
        <w:t>validation</w:t>
      </w:r>
      <w:r>
        <w:rPr>
          <w:rFonts w:hint="eastAsia"/>
          <w:color w:val="FF0000"/>
          <w:szCs w:val="21"/>
          <w:highlight w:val="yellow"/>
        </w:rPr>
        <w:t xml:space="preserve"> ： 请求参数校验 </w:t>
      </w:r>
    </w:p>
    <w:p>
      <w:pPr>
        <w:numPr>
          <w:ilvl w:val="0"/>
          <w:numId w:val="12"/>
        </w:numPr>
        <w:rPr>
          <w:color w:val="FF0000"/>
          <w:szCs w:val="21"/>
          <w:highlight w:val="yellow"/>
        </w:rPr>
      </w:pPr>
      <w:r>
        <w:rPr>
          <w:color w:val="FF0000"/>
          <w:szCs w:val="21"/>
          <w:highlight w:val="yellow"/>
        </w:rPr>
        <w:t>workflow</w:t>
      </w:r>
      <w:r>
        <w:rPr>
          <w:rFonts w:hint="eastAsia"/>
          <w:color w:val="FF0000"/>
          <w:szCs w:val="21"/>
          <w:highlight w:val="yellow"/>
        </w:rPr>
        <w:t xml:space="preserve"> ： 判断fieldError 是否存在，如果存在，自动跳转input视图 </w:t>
      </w:r>
    </w:p>
    <w:p>
      <w:pPr>
        <w:rPr>
          <w:szCs w:val="21"/>
        </w:rPr>
      </w:pPr>
    </w:p>
    <w:p>
      <w:pPr>
        <w:rPr>
          <w:szCs w:val="21"/>
          <w:highlight w:val="yellow"/>
        </w:rPr>
      </w:pPr>
      <w:r>
        <w:rPr>
          <w:rFonts w:hint="eastAsia"/>
          <w:szCs w:val="21"/>
          <w:highlight w:val="yellow"/>
        </w:rPr>
        <w:t>面试题：请你说说你了解的struts2中的常用拦截器？</w:t>
      </w:r>
    </w:p>
    <w:p>
      <w:pPr>
        <w:pStyle w:val="3"/>
        <w:ind w:left="575" w:leftChars="0" w:hanging="575" w:firstLineChars="0"/>
      </w:pPr>
      <w:r>
        <w:rPr>
          <w:rFonts w:hint="eastAsia"/>
        </w:rPr>
        <w:t>自定义登录拦截器（掌握）</w:t>
      </w:r>
    </w:p>
    <w:p>
      <w:r>
        <w:drawing>
          <wp:inline distT="0" distB="0" distL="114300" distR="114300">
            <wp:extent cx="5292090" cy="2005330"/>
            <wp:effectExtent l="0" t="0" r="3810" b="139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6"/>
                    <a:stretch>
                      <a:fillRect/>
                    </a:stretch>
                  </pic:blipFill>
                  <pic:spPr>
                    <a:xfrm>
                      <a:off x="0" y="0"/>
                      <a:ext cx="5292090" cy="2005330"/>
                    </a:xfrm>
                    <a:prstGeom prst="rect">
                      <a:avLst/>
                    </a:prstGeom>
                    <a:noFill/>
                    <a:ln w="9525">
                      <a:noFill/>
                    </a:ln>
                  </pic:spPr>
                </pic:pic>
              </a:graphicData>
            </a:graphic>
          </wp:inline>
        </w:drawing>
      </w:r>
    </w:p>
    <w:p>
      <w:pPr>
        <w:rPr>
          <w:szCs w:val="21"/>
        </w:rPr>
      </w:pPr>
      <w:r>
        <w:rPr>
          <w:rFonts w:hint="eastAsia"/>
          <w:szCs w:val="21"/>
        </w:rPr>
        <w:t>【业务目标】：登录拦截：如果未登录，则无法访问到业务相关的action</w:t>
      </w:r>
    </w:p>
    <w:p>
      <w:pPr>
        <w:rPr>
          <w:szCs w:val="21"/>
        </w:rPr>
      </w:pPr>
      <w:r>
        <w:rPr>
          <w:rFonts w:hint="eastAsia"/>
          <w:szCs w:val="21"/>
        </w:rPr>
        <w:t>【具体描述】：项目中提供三个页面：login.jsp，addbook.jsp，addbooksuccess.jsp，启动项目的时候，直接进入login.jsp，用户进行登录，如果登录信息正确，则可以进入bookadd.jsp页面，进行信息的添加;如果登录失败，则返回login.jsp，并且提示相关信息；对于bookadd.jsp的提交功能，必须要在登录成功之后，才可以添加成功，如果没有登录， 是无法进入的，这里采用拦截器进行拦截，从session中获取user信息进行判断。</w:t>
      </w:r>
    </w:p>
    <w:p>
      <w:pPr>
        <w:rPr>
          <w:szCs w:val="21"/>
        </w:rPr>
      </w:pPr>
      <w:r>
        <w:drawing>
          <wp:inline distT="0" distB="0" distL="114300" distR="114300">
            <wp:extent cx="2904490" cy="1447800"/>
            <wp:effectExtent l="0" t="0" r="1016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7"/>
                    <a:stretch>
                      <a:fillRect/>
                    </a:stretch>
                  </pic:blipFill>
                  <pic:spPr>
                    <a:xfrm>
                      <a:off x="0" y="0"/>
                      <a:ext cx="2904490" cy="1447800"/>
                    </a:xfrm>
                    <a:prstGeom prst="rect">
                      <a:avLst/>
                    </a:prstGeom>
                    <a:noFill/>
                    <a:ln w="9525">
                      <a:noFill/>
                    </a:ln>
                  </pic:spPr>
                </pic:pic>
              </a:graphicData>
            </a:graphic>
          </wp:inline>
        </w:drawing>
      </w:r>
    </w:p>
    <w:p>
      <w:pPr>
        <w:rPr>
          <w:szCs w:val="21"/>
        </w:rPr>
      </w:pPr>
      <w:r>
        <w:rPr>
          <w:rFonts w:hint="eastAsia"/>
          <w:szCs w:val="21"/>
        </w:rPr>
        <w:t>【示例代码】：在没有拦截器的时候，请求过程是这样的：</w:t>
      </w:r>
    </w:p>
    <w:p>
      <w:pPr>
        <w:rPr>
          <w:szCs w:val="21"/>
        </w:rPr>
      </w:pPr>
      <w:r>
        <w:rPr>
          <w:rFonts w:hint="eastAsia"/>
          <w:szCs w:val="21"/>
          <w:highlight w:val="yellow"/>
        </w:rPr>
        <w:t>【第一步】</w:t>
      </w:r>
      <w:r>
        <w:rPr>
          <w:rFonts w:hint="eastAsia"/>
          <w:szCs w:val="21"/>
        </w:rPr>
        <w:t>创建</w:t>
      </w:r>
      <w:r>
        <w:rPr>
          <w:rFonts w:hint="eastAsia" w:ascii="Consolas" w:hAnsi="Consolas" w:eastAsia="宋体"/>
          <w:color w:val="000000"/>
          <w:szCs w:val="21"/>
        </w:rPr>
        <w:t>a_interceptor文件夹，</w:t>
      </w:r>
      <w:r>
        <w:rPr>
          <w:rFonts w:hint="eastAsia"/>
          <w:szCs w:val="21"/>
        </w:rPr>
        <w:t>编写login.jsp页面、addbook.jsp页面和addbooksuccess.jsp页面</w:t>
      </w:r>
    </w:p>
    <w:p>
      <w:pPr>
        <w:rPr>
          <w:szCs w:val="21"/>
          <w:highlight w:val="yellow"/>
        </w:rPr>
      </w:pPr>
      <w:r>
        <w:rPr>
          <w:rFonts w:hint="eastAsia"/>
          <w:szCs w:val="21"/>
          <w:highlight w:val="yellow"/>
        </w:rPr>
        <w:t>&lt;1&gt;login.jsp页面：</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color w:val="BF5F3F"/>
                <w:szCs w:val="21"/>
              </w:rPr>
            </w:pPr>
            <w:r>
              <w:rPr>
                <w:rFonts w:hint="eastAsia" w:ascii="Consolas" w:hAnsi="Consolas" w:eastAsia="Consolas"/>
                <w:color w:val="BF5F3F"/>
                <w:szCs w:val="21"/>
              </w:rPr>
              <w:t>&lt;%@</w:t>
            </w:r>
            <w:r>
              <w:rPr>
                <w:rFonts w:hint="eastAsia" w:ascii="Consolas" w:hAnsi="Consolas" w:eastAsia="Consolas"/>
                <w:szCs w:val="21"/>
              </w:rPr>
              <w:t xml:space="preserve"> </w:t>
            </w:r>
            <w:r>
              <w:rPr>
                <w:rFonts w:hint="eastAsia" w:ascii="Consolas" w:hAnsi="Consolas" w:eastAsia="Consolas"/>
                <w:color w:val="3F7F7F"/>
                <w:szCs w:val="21"/>
              </w:rPr>
              <w:t>page</w:t>
            </w:r>
            <w:r>
              <w:rPr>
                <w:rFonts w:hint="eastAsia" w:ascii="Consolas" w:hAnsi="Consolas" w:eastAsia="Consolas"/>
                <w:szCs w:val="21"/>
              </w:rPr>
              <w:t xml:space="preserve"> </w:t>
            </w:r>
            <w:r>
              <w:rPr>
                <w:rFonts w:hint="eastAsia" w:ascii="Consolas" w:hAnsi="Consolas" w:eastAsia="Consolas"/>
                <w:color w:val="7F007F"/>
                <w:szCs w:val="21"/>
              </w:rPr>
              <w:t>language</w:t>
            </w:r>
            <w:r>
              <w:rPr>
                <w:rFonts w:hint="eastAsia" w:ascii="Consolas" w:hAnsi="Consolas" w:eastAsia="Consolas"/>
                <w:color w:val="000000"/>
                <w:szCs w:val="21"/>
              </w:rPr>
              <w:t>=</w:t>
            </w:r>
            <w:r>
              <w:rPr>
                <w:rFonts w:hint="eastAsia" w:ascii="Consolas" w:hAnsi="Consolas" w:eastAsia="Consolas"/>
                <w:i/>
                <w:color w:val="2A00FF"/>
                <w:szCs w:val="21"/>
              </w:rPr>
              <w:t>"java"</w:t>
            </w:r>
            <w:r>
              <w:rPr>
                <w:rFonts w:hint="eastAsia" w:ascii="Consolas" w:hAnsi="Consolas" w:eastAsia="Consolas"/>
                <w:szCs w:val="21"/>
              </w:rPr>
              <w:t xml:space="preserve"> </w:t>
            </w:r>
            <w:r>
              <w:rPr>
                <w:rFonts w:hint="eastAsia" w:ascii="Consolas" w:hAnsi="Consolas" w:eastAsia="Consolas"/>
                <w:color w:val="7F007F"/>
                <w:szCs w:val="21"/>
              </w:rPr>
              <w:t>import</w:t>
            </w:r>
            <w:r>
              <w:rPr>
                <w:rFonts w:hint="eastAsia" w:ascii="Consolas" w:hAnsi="Consolas" w:eastAsia="Consolas"/>
                <w:color w:val="000000"/>
                <w:szCs w:val="21"/>
              </w:rPr>
              <w:t>=</w:t>
            </w:r>
            <w:r>
              <w:rPr>
                <w:rFonts w:hint="eastAsia" w:ascii="Consolas" w:hAnsi="Consolas" w:eastAsia="Consolas"/>
                <w:i/>
                <w:color w:val="2A00FF"/>
                <w:szCs w:val="21"/>
              </w:rPr>
              <w:t>"java.util.*"</w:t>
            </w:r>
            <w:r>
              <w:rPr>
                <w:rFonts w:hint="eastAsia" w:ascii="Consolas" w:hAnsi="Consolas" w:eastAsia="Consolas"/>
                <w:szCs w:val="21"/>
              </w:rPr>
              <w:t xml:space="preserve"> </w:t>
            </w:r>
            <w:r>
              <w:rPr>
                <w:rFonts w:hint="eastAsia" w:ascii="Consolas" w:hAnsi="Consolas" w:eastAsia="Consolas"/>
                <w:color w:val="7F007F"/>
                <w:szCs w:val="21"/>
              </w:rPr>
              <w:t>pageEncoding</w:t>
            </w:r>
            <w:r>
              <w:rPr>
                <w:rFonts w:hint="eastAsia" w:ascii="Consolas" w:hAnsi="Consolas" w:eastAsia="Consolas"/>
                <w:color w:val="000000"/>
                <w:szCs w:val="21"/>
              </w:rPr>
              <w:t>=</w:t>
            </w:r>
            <w:r>
              <w:rPr>
                <w:rFonts w:hint="eastAsia" w:ascii="Consolas" w:hAnsi="Consolas" w:eastAsia="Consolas"/>
                <w:i/>
                <w:color w:val="2A00FF"/>
                <w:szCs w:val="21"/>
              </w:rPr>
              <w:t>"UTF-8"</w:t>
            </w:r>
            <w:r>
              <w:rPr>
                <w:rFonts w:hint="eastAsia" w:ascii="Consolas" w:hAnsi="Consolas" w:eastAsia="Consolas"/>
                <w:color w:val="BF5F3F"/>
                <w:szCs w:val="21"/>
              </w:rPr>
              <w:t>%&gt;</w:t>
            </w:r>
          </w:p>
          <w:p>
            <w:pPr>
              <w:jc w:val="left"/>
              <w:rPr>
                <w:rFonts w:ascii="Consolas" w:hAnsi="Consolas" w:eastAsia="Consolas"/>
                <w:szCs w:val="21"/>
              </w:rPr>
            </w:pPr>
            <w:r>
              <w:rPr>
                <w:rFonts w:hint="eastAsia" w:ascii="Consolas" w:hAnsi="Consolas" w:eastAsia="Consolas"/>
                <w:color w:val="BF5F3F"/>
                <w:szCs w:val="21"/>
              </w:rPr>
              <w:t>&lt;%@</w:t>
            </w:r>
            <w:r>
              <w:rPr>
                <w:rFonts w:hint="eastAsia" w:ascii="Consolas" w:hAnsi="Consolas" w:eastAsia="Consolas"/>
                <w:color w:val="3F7F7F"/>
                <w:szCs w:val="21"/>
              </w:rPr>
              <w:t>taglib</w:t>
            </w:r>
            <w:r>
              <w:rPr>
                <w:rFonts w:hint="eastAsia" w:ascii="Consolas" w:hAnsi="Consolas" w:eastAsia="Consolas"/>
                <w:szCs w:val="21"/>
              </w:rPr>
              <w:t xml:space="preserve"> </w:t>
            </w:r>
            <w:r>
              <w:rPr>
                <w:rFonts w:hint="eastAsia" w:ascii="Consolas" w:hAnsi="Consolas" w:eastAsia="Consolas"/>
                <w:color w:val="7F007F"/>
                <w:szCs w:val="21"/>
              </w:rPr>
              <w:t>uri</w:t>
            </w:r>
            <w:r>
              <w:rPr>
                <w:rFonts w:hint="eastAsia" w:ascii="Consolas" w:hAnsi="Consolas" w:eastAsia="Consolas"/>
                <w:color w:val="000000"/>
                <w:szCs w:val="21"/>
              </w:rPr>
              <w:t>=</w:t>
            </w:r>
            <w:r>
              <w:rPr>
                <w:rFonts w:hint="eastAsia" w:ascii="Consolas" w:hAnsi="Consolas" w:eastAsia="Consolas"/>
                <w:i/>
                <w:color w:val="2A00FF"/>
                <w:szCs w:val="21"/>
              </w:rPr>
              <w:t>"/struts-tags"</w:t>
            </w:r>
            <w:r>
              <w:rPr>
                <w:rFonts w:hint="eastAsia" w:ascii="Consolas" w:hAnsi="Consolas" w:eastAsia="Consolas"/>
                <w:szCs w:val="21"/>
              </w:rPr>
              <w:t xml:space="preserve"> </w:t>
            </w:r>
            <w:r>
              <w:rPr>
                <w:rFonts w:hint="eastAsia" w:ascii="Consolas" w:hAnsi="Consolas" w:eastAsia="Consolas"/>
                <w:color w:val="7F007F"/>
                <w:szCs w:val="21"/>
              </w:rPr>
              <w:t>prefix</w:t>
            </w:r>
            <w:r>
              <w:rPr>
                <w:rFonts w:hint="eastAsia" w:ascii="Consolas" w:hAnsi="Consolas" w:eastAsia="Consolas"/>
                <w:color w:val="000000"/>
                <w:szCs w:val="21"/>
              </w:rPr>
              <w:t>=</w:t>
            </w:r>
            <w:r>
              <w:rPr>
                <w:rFonts w:hint="eastAsia" w:ascii="Consolas" w:hAnsi="Consolas" w:eastAsia="Consolas"/>
                <w:i/>
                <w:color w:val="2A00FF"/>
                <w:szCs w:val="21"/>
              </w:rPr>
              <w:t>"s"</w:t>
            </w:r>
            <w:r>
              <w:rPr>
                <w:rFonts w:hint="eastAsia" w:ascii="Consolas" w:hAnsi="Consolas" w:eastAsia="Consolas"/>
                <w:szCs w:val="21"/>
              </w:rPr>
              <w:t xml:space="preserve"> </w:t>
            </w:r>
            <w:r>
              <w:rPr>
                <w:rFonts w:hint="eastAsia" w:ascii="Consolas" w:hAnsi="Consolas" w:eastAsia="Consolas"/>
                <w:color w:val="BF5F3F"/>
                <w:szCs w:val="21"/>
              </w:rPr>
              <w:t>%&gt;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DOCTYPE</w:t>
            </w:r>
            <w:r>
              <w:rPr>
                <w:rFonts w:hint="eastAsia" w:ascii="Consolas" w:hAnsi="Consolas" w:eastAsia="Consolas"/>
                <w:szCs w:val="21"/>
              </w:rPr>
              <w:t xml:space="preserve"> </w:t>
            </w:r>
            <w:r>
              <w:rPr>
                <w:rFonts w:hint="eastAsia" w:ascii="Consolas" w:hAnsi="Consolas" w:eastAsia="Consolas"/>
                <w:color w:val="008080"/>
                <w:szCs w:val="21"/>
              </w:rPr>
              <w:t>HTML</w:t>
            </w:r>
            <w:r>
              <w:rPr>
                <w:rFonts w:hint="eastAsia" w:ascii="Consolas" w:hAnsi="Consolas" w:eastAsia="Consolas"/>
                <w:szCs w:val="21"/>
              </w:rPr>
              <w:t xml:space="preserve"> </w:t>
            </w:r>
            <w:r>
              <w:rPr>
                <w:rFonts w:hint="eastAsia" w:ascii="Consolas" w:hAnsi="Consolas" w:eastAsia="Consolas"/>
                <w:color w:val="808080"/>
                <w:szCs w:val="21"/>
              </w:rPr>
              <w:t>PUBLIC</w:t>
            </w:r>
            <w:r>
              <w:rPr>
                <w:rFonts w:hint="eastAsia" w:ascii="Consolas" w:hAnsi="Consolas" w:eastAsia="Consolas"/>
                <w:szCs w:val="21"/>
              </w:rPr>
              <w:t xml:space="preserve"> </w:t>
            </w:r>
            <w:r>
              <w:rPr>
                <w:rFonts w:hint="eastAsia" w:ascii="Consolas" w:hAnsi="Consolas" w:eastAsia="Consolas"/>
                <w:color w:val="008080"/>
                <w:szCs w:val="21"/>
              </w:rPr>
              <w:t>"-//W3C//DTD HTML 4.01 Transitional//EN"&gt;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html</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head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title</w:t>
            </w:r>
            <w:r>
              <w:rPr>
                <w:rFonts w:hint="eastAsia" w:ascii="Consolas" w:hAnsi="Consolas" w:eastAsia="Consolas"/>
                <w:color w:val="008080"/>
                <w:szCs w:val="21"/>
              </w:rPr>
              <w:t>&gt;</w:t>
            </w:r>
            <w:r>
              <w:rPr>
                <w:rFonts w:hint="eastAsia" w:ascii="Consolas" w:hAnsi="Consolas" w:eastAsia="Consolas"/>
                <w:color w:val="000000"/>
                <w:szCs w:val="21"/>
              </w:rPr>
              <w:t>My JSP 'login.jsp' starting page</w:t>
            </w:r>
            <w:r>
              <w:rPr>
                <w:rFonts w:hint="eastAsia" w:ascii="Consolas" w:hAnsi="Consolas" w:eastAsia="Consolas"/>
                <w:color w:val="008080"/>
                <w:szCs w:val="21"/>
              </w:rPr>
              <w:t>&lt;/</w:t>
            </w:r>
            <w:r>
              <w:rPr>
                <w:rFonts w:hint="eastAsia" w:ascii="Consolas" w:hAnsi="Consolas" w:eastAsia="Consolas"/>
                <w:color w:val="3F7F7F"/>
                <w:szCs w:val="21"/>
              </w:rPr>
              <w:t>title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head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body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s:fielderror</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h3</w:t>
            </w:r>
            <w:r>
              <w:rPr>
                <w:rFonts w:hint="eastAsia" w:ascii="Consolas" w:hAnsi="Consolas" w:eastAsia="Consolas"/>
                <w:color w:val="008080"/>
                <w:szCs w:val="21"/>
              </w:rPr>
              <w:t>&gt;</w:t>
            </w:r>
            <w:r>
              <w:rPr>
                <w:rFonts w:hint="eastAsia" w:ascii="Consolas" w:hAnsi="Consolas" w:eastAsia="Consolas"/>
                <w:color w:val="000000"/>
                <w:szCs w:val="21"/>
              </w:rPr>
              <w:t>登录界面</w:t>
            </w:r>
            <w:r>
              <w:rPr>
                <w:rFonts w:hint="eastAsia" w:ascii="Consolas" w:hAnsi="Consolas" w:eastAsia="Consolas"/>
                <w:color w:val="008080"/>
                <w:szCs w:val="21"/>
              </w:rPr>
              <w:t>&lt;/</w:t>
            </w:r>
            <w:r>
              <w:rPr>
                <w:rFonts w:hint="eastAsia" w:ascii="Consolas" w:hAnsi="Consolas" w:eastAsia="Consolas"/>
                <w:color w:val="3F7F7F"/>
                <w:szCs w:val="21"/>
              </w:rPr>
              <w:t>h3</w:t>
            </w:r>
            <w:r>
              <w:rPr>
                <w:rFonts w:hint="eastAsia" w:ascii="Consolas" w:hAnsi="Consolas" w:eastAsia="Consolas"/>
                <w:color w:val="008080"/>
                <w:szCs w:val="21"/>
              </w:rPr>
              <w:t>&gt;</w:t>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form</w:t>
            </w:r>
            <w:r>
              <w:rPr>
                <w:rFonts w:hint="eastAsia" w:ascii="Consolas" w:hAnsi="Consolas" w:eastAsia="Consolas"/>
                <w:szCs w:val="21"/>
              </w:rPr>
              <w:t xml:space="preserve"> </w:t>
            </w:r>
            <w:r>
              <w:rPr>
                <w:rFonts w:hint="eastAsia" w:ascii="Consolas" w:hAnsi="Consolas" w:eastAsia="Consolas"/>
                <w:color w:val="7F007F"/>
                <w:szCs w:val="21"/>
              </w:rPr>
              <w:t>action</w:t>
            </w:r>
            <w:r>
              <w:rPr>
                <w:rFonts w:hint="eastAsia" w:ascii="Consolas" w:hAnsi="Consolas" w:eastAsia="Consolas"/>
                <w:color w:val="000000"/>
                <w:szCs w:val="21"/>
              </w:rPr>
              <w:t>="${pageContext.request.contextPath }/interceptor/user_login.action</w:t>
            </w:r>
            <w:r>
              <w:rPr>
                <w:rFonts w:hint="eastAsia" w:ascii="Consolas" w:hAnsi="Consolas" w:eastAsia="Consolas"/>
                <w:i/>
                <w:color w:val="2A00FF"/>
                <w:szCs w:val="21"/>
              </w:rPr>
              <w:t>"</w:t>
            </w:r>
            <w:r>
              <w:rPr>
                <w:rFonts w:hint="eastAsia" w:ascii="Consolas" w:hAnsi="Consolas" w:eastAsia="Consolas"/>
                <w:szCs w:val="21"/>
              </w:rPr>
              <w:t xml:space="preserve"> </w:t>
            </w:r>
            <w:r>
              <w:rPr>
                <w:rFonts w:hint="eastAsia" w:ascii="Consolas" w:hAnsi="Consolas" w:eastAsia="Consolas"/>
                <w:color w:val="7F007F"/>
                <w:szCs w:val="21"/>
              </w:rPr>
              <w:t>method</w:t>
            </w:r>
            <w:r>
              <w:rPr>
                <w:rFonts w:hint="eastAsia" w:ascii="Consolas" w:hAnsi="Consolas" w:eastAsia="Consolas"/>
                <w:color w:val="000000"/>
                <w:szCs w:val="21"/>
              </w:rPr>
              <w:t>=</w:t>
            </w:r>
            <w:r>
              <w:rPr>
                <w:rFonts w:hint="eastAsia" w:ascii="Consolas" w:hAnsi="Consolas" w:eastAsia="Consolas"/>
                <w:i/>
                <w:color w:val="2A00FF"/>
                <w:szCs w:val="21"/>
              </w:rPr>
              <w:t>"post"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username:</w:t>
            </w:r>
            <w:r>
              <w:rPr>
                <w:rFonts w:hint="eastAsia" w:ascii="Consolas" w:hAnsi="Consolas" w:eastAsia="Consolas"/>
                <w:color w:val="008080"/>
                <w:szCs w:val="21"/>
              </w:rPr>
              <w:t>&lt;</w:t>
            </w:r>
            <w:r>
              <w:rPr>
                <w:rFonts w:hint="eastAsia" w:ascii="Consolas" w:hAnsi="Consolas" w:eastAsia="Consolas"/>
                <w:color w:val="3F7F7F"/>
                <w:szCs w:val="21"/>
              </w:rPr>
              <w:t>input</w:t>
            </w:r>
            <w:r>
              <w:rPr>
                <w:rFonts w:hint="eastAsia" w:ascii="Consolas" w:hAnsi="Consolas" w:eastAsia="Consolas"/>
                <w:szCs w:val="21"/>
              </w:rPr>
              <w:t xml:space="preserve"> </w:t>
            </w:r>
            <w:r>
              <w:rPr>
                <w:rFonts w:hint="eastAsia" w:ascii="Consolas" w:hAnsi="Consolas" w:eastAsia="Consolas"/>
                <w:color w:val="7F007F"/>
                <w:szCs w:val="21"/>
              </w:rPr>
              <w:t>type</w:t>
            </w:r>
            <w:r>
              <w:rPr>
                <w:rFonts w:hint="eastAsia" w:ascii="Consolas" w:hAnsi="Consolas" w:eastAsia="Consolas"/>
                <w:color w:val="000000"/>
                <w:szCs w:val="21"/>
              </w:rPr>
              <w:t>=</w:t>
            </w:r>
            <w:r>
              <w:rPr>
                <w:rFonts w:hint="eastAsia" w:ascii="Consolas" w:hAnsi="Consolas" w:eastAsia="Consolas"/>
                <w:i/>
                <w:color w:val="2A00FF"/>
                <w:szCs w:val="21"/>
              </w:rPr>
              <w:t>"text"</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"username"</w:t>
            </w:r>
            <w:r>
              <w:rPr>
                <w:rFonts w:hint="eastAsia" w:ascii="Consolas" w:hAnsi="Consolas" w:eastAsia="Consolas"/>
                <w:color w:val="008080"/>
                <w:szCs w:val="21"/>
              </w:rPr>
              <w:t>&gt;&lt;</w:t>
            </w:r>
            <w:r>
              <w:rPr>
                <w:rFonts w:hint="eastAsia" w:ascii="Consolas" w:hAnsi="Consolas" w:eastAsia="Consolas"/>
                <w:color w:val="3F7F7F"/>
                <w:szCs w:val="21"/>
              </w:rPr>
              <w:t>br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password:</w:t>
            </w:r>
            <w:r>
              <w:rPr>
                <w:rFonts w:hint="eastAsia" w:ascii="Consolas" w:hAnsi="Consolas" w:eastAsia="Consolas"/>
                <w:color w:val="008080"/>
                <w:szCs w:val="21"/>
              </w:rPr>
              <w:t>&lt;</w:t>
            </w:r>
            <w:r>
              <w:rPr>
                <w:rFonts w:hint="eastAsia" w:ascii="Consolas" w:hAnsi="Consolas" w:eastAsia="Consolas"/>
                <w:color w:val="3F7F7F"/>
                <w:szCs w:val="21"/>
              </w:rPr>
              <w:t>input</w:t>
            </w:r>
            <w:r>
              <w:rPr>
                <w:rFonts w:hint="eastAsia" w:ascii="Consolas" w:hAnsi="Consolas" w:eastAsia="Consolas"/>
                <w:szCs w:val="21"/>
              </w:rPr>
              <w:t xml:space="preserve"> </w:t>
            </w:r>
            <w:r>
              <w:rPr>
                <w:rFonts w:hint="eastAsia" w:ascii="Consolas" w:hAnsi="Consolas" w:eastAsia="Consolas"/>
                <w:color w:val="7F007F"/>
                <w:szCs w:val="21"/>
              </w:rPr>
              <w:t>type</w:t>
            </w:r>
            <w:r>
              <w:rPr>
                <w:rFonts w:hint="eastAsia" w:ascii="Consolas" w:hAnsi="Consolas" w:eastAsia="Consolas"/>
                <w:color w:val="000000"/>
                <w:szCs w:val="21"/>
              </w:rPr>
              <w:t>=</w:t>
            </w:r>
            <w:r>
              <w:rPr>
                <w:rFonts w:hint="eastAsia" w:ascii="Consolas" w:hAnsi="Consolas" w:eastAsia="Consolas"/>
                <w:i/>
                <w:color w:val="2A00FF"/>
                <w:szCs w:val="21"/>
              </w:rPr>
              <w:t>"password"</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"pwd"</w:t>
            </w:r>
            <w:r>
              <w:rPr>
                <w:rFonts w:hint="eastAsia" w:ascii="Consolas" w:hAnsi="Consolas" w:eastAsia="Consolas"/>
                <w:color w:val="008080"/>
                <w:szCs w:val="21"/>
              </w:rPr>
              <w:t>&gt;&lt;</w:t>
            </w:r>
            <w:r>
              <w:rPr>
                <w:rFonts w:hint="eastAsia" w:ascii="Consolas" w:hAnsi="Consolas" w:eastAsia="Consolas"/>
                <w:color w:val="3F7F7F"/>
                <w:szCs w:val="21"/>
              </w:rPr>
              <w:t>br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input</w:t>
            </w:r>
            <w:r>
              <w:rPr>
                <w:rFonts w:hint="eastAsia" w:ascii="Consolas" w:hAnsi="Consolas" w:eastAsia="Consolas"/>
                <w:szCs w:val="21"/>
              </w:rPr>
              <w:t xml:space="preserve"> </w:t>
            </w:r>
            <w:r>
              <w:rPr>
                <w:rFonts w:hint="eastAsia" w:ascii="Consolas" w:hAnsi="Consolas" w:eastAsia="Consolas"/>
                <w:color w:val="7F007F"/>
                <w:szCs w:val="21"/>
              </w:rPr>
              <w:t>type</w:t>
            </w:r>
            <w:r>
              <w:rPr>
                <w:rFonts w:hint="eastAsia" w:ascii="Consolas" w:hAnsi="Consolas" w:eastAsia="Consolas"/>
                <w:color w:val="000000"/>
                <w:szCs w:val="21"/>
              </w:rPr>
              <w:t>=</w:t>
            </w:r>
            <w:r>
              <w:rPr>
                <w:rFonts w:hint="eastAsia" w:ascii="Consolas" w:hAnsi="Consolas" w:eastAsia="Consolas"/>
                <w:i/>
                <w:color w:val="2A00FF"/>
                <w:szCs w:val="21"/>
              </w:rPr>
              <w:t>"submit"</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"提交"</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form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body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html</w:t>
            </w:r>
            <w:r>
              <w:rPr>
                <w:rFonts w:hint="eastAsia" w:ascii="Consolas" w:hAnsi="Consolas" w:eastAsia="Consolas"/>
                <w:color w:val="008080"/>
                <w:szCs w:val="21"/>
              </w:rPr>
              <w:t>&gt;</w:t>
            </w:r>
          </w:p>
          <w:p>
            <w:pPr>
              <w:rPr>
                <w:szCs w:val="21"/>
              </w:rPr>
            </w:pPr>
          </w:p>
        </w:tc>
      </w:tr>
    </w:tbl>
    <w:p>
      <w:pPr>
        <w:rPr>
          <w:szCs w:val="21"/>
        </w:rPr>
      </w:pPr>
    </w:p>
    <w:p>
      <w:pPr>
        <w:rPr>
          <w:szCs w:val="21"/>
          <w:highlight w:val="yellow"/>
        </w:rPr>
      </w:pPr>
      <w:r>
        <w:rPr>
          <w:rFonts w:hint="eastAsia"/>
          <w:szCs w:val="21"/>
          <w:highlight w:val="yellow"/>
        </w:rPr>
        <w:t>&lt;2&gt;图书添加页面：addbook.jsp</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color w:val="BF5F3F"/>
                <w:szCs w:val="21"/>
              </w:rPr>
              <w:t>&lt;%@</w:t>
            </w:r>
            <w:r>
              <w:rPr>
                <w:rFonts w:hint="eastAsia" w:ascii="Consolas" w:hAnsi="Consolas" w:eastAsia="Consolas"/>
                <w:szCs w:val="21"/>
              </w:rPr>
              <w:t xml:space="preserve"> </w:t>
            </w:r>
            <w:r>
              <w:rPr>
                <w:rFonts w:hint="eastAsia" w:ascii="Consolas" w:hAnsi="Consolas" w:eastAsia="Consolas"/>
                <w:color w:val="3F7F7F"/>
                <w:szCs w:val="21"/>
              </w:rPr>
              <w:t>page</w:t>
            </w:r>
            <w:r>
              <w:rPr>
                <w:rFonts w:hint="eastAsia" w:ascii="Consolas" w:hAnsi="Consolas" w:eastAsia="Consolas"/>
                <w:szCs w:val="21"/>
              </w:rPr>
              <w:t xml:space="preserve"> </w:t>
            </w:r>
            <w:r>
              <w:rPr>
                <w:rFonts w:hint="eastAsia" w:ascii="Consolas" w:hAnsi="Consolas" w:eastAsia="Consolas"/>
                <w:color w:val="7F007F"/>
                <w:szCs w:val="21"/>
              </w:rPr>
              <w:t>language</w:t>
            </w:r>
            <w:r>
              <w:rPr>
                <w:rFonts w:hint="eastAsia" w:ascii="Consolas" w:hAnsi="Consolas" w:eastAsia="Consolas"/>
                <w:color w:val="000000"/>
                <w:szCs w:val="21"/>
              </w:rPr>
              <w:t>=</w:t>
            </w:r>
            <w:r>
              <w:rPr>
                <w:rFonts w:hint="eastAsia" w:ascii="Consolas" w:hAnsi="Consolas" w:eastAsia="Consolas"/>
                <w:i/>
                <w:color w:val="2A00FF"/>
                <w:szCs w:val="21"/>
              </w:rPr>
              <w:t>"java"</w:t>
            </w:r>
            <w:r>
              <w:rPr>
                <w:rFonts w:hint="eastAsia" w:ascii="Consolas" w:hAnsi="Consolas" w:eastAsia="Consolas"/>
                <w:szCs w:val="21"/>
              </w:rPr>
              <w:t xml:space="preserve"> </w:t>
            </w:r>
            <w:r>
              <w:rPr>
                <w:rFonts w:hint="eastAsia" w:ascii="Consolas" w:hAnsi="Consolas" w:eastAsia="Consolas"/>
                <w:color w:val="7F007F"/>
                <w:szCs w:val="21"/>
              </w:rPr>
              <w:t>import</w:t>
            </w:r>
            <w:r>
              <w:rPr>
                <w:rFonts w:hint="eastAsia" w:ascii="Consolas" w:hAnsi="Consolas" w:eastAsia="Consolas"/>
                <w:color w:val="000000"/>
                <w:szCs w:val="21"/>
              </w:rPr>
              <w:t>=</w:t>
            </w:r>
            <w:r>
              <w:rPr>
                <w:rFonts w:hint="eastAsia" w:ascii="Consolas" w:hAnsi="Consolas" w:eastAsia="Consolas"/>
                <w:i/>
                <w:color w:val="2A00FF"/>
                <w:szCs w:val="21"/>
              </w:rPr>
              <w:t>"java.util.*"</w:t>
            </w:r>
            <w:r>
              <w:rPr>
                <w:rFonts w:hint="eastAsia" w:ascii="Consolas" w:hAnsi="Consolas" w:eastAsia="Consolas"/>
                <w:szCs w:val="21"/>
              </w:rPr>
              <w:t xml:space="preserve"> </w:t>
            </w:r>
            <w:r>
              <w:rPr>
                <w:rFonts w:hint="eastAsia" w:ascii="Consolas" w:hAnsi="Consolas" w:eastAsia="Consolas"/>
                <w:color w:val="7F007F"/>
                <w:szCs w:val="21"/>
              </w:rPr>
              <w:t>pageEncoding</w:t>
            </w:r>
            <w:r>
              <w:rPr>
                <w:rFonts w:hint="eastAsia" w:ascii="Consolas" w:hAnsi="Consolas" w:eastAsia="Consolas"/>
                <w:color w:val="000000"/>
                <w:szCs w:val="21"/>
              </w:rPr>
              <w:t>=</w:t>
            </w:r>
            <w:r>
              <w:rPr>
                <w:rFonts w:hint="eastAsia" w:ascii="Consolas" w:hAnsi="Consolas" w:eastAsia="Consolas"/>
                <w:i/>
                <w:color w:val="2A00FF"/>
                <w:szCs w:val="21"/>
              </w:rPr>
              <w:t>"UTF-8"</w:t>
            </w:r>
            <w:r>
              <w:rPr>
                <w:rFonts w:hint="eastAsia" w:ascii="Consolas" w:hAnsi="Consolas" w:eastAsia="Consolas"/>
                <w:color w:val="BF5F3F"/>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DOCTYPE</w:t>
            </w:r>
            <w:r>
              <w:rPr>
                <w:rFonts w:hint="eastAsia" w:ascii="Consolas" w:hAnsi="Consolas" w:eastAsia="Consolas"/>
                <w:szCs w:val="21"/>
              </w:rPr>
              <w:t xml:space="preserve"> </w:t>
            </w:r>
            <w:r>
              <w:rPr>
                <w:rFonts w:hint="eastAsia" w:ascii="Consolas" w:hAnsi="Consolas" w:eastAsia="Consolas"/>
                <w:color w:val="008080"/>
                <w:szCs w:val="21"/>
              </w:rPr>
              <w:t>HTML</w:t>
            </w:r>
            <w:r>
              <w:rPr>
                <w:rFonts w:hint="eastAsia" w:ascii="Consolas" w:hAnsi="Consolas" w:eastAsia="Consolas"/>
                <w:szCs w:val="21"/>
              </w:rPr>
              <w:t xml:space="preserve"> </w:t>
            </w:r>
            <w:r>
              <w:rPr>
                <w:rFonts w:hint="eastAsia" w:ascii="Consolas" w:hAnsi="Consolas" w:eastAsia="Consolas"/>
                <w:color w:val="808080"/>
                <w:szCs w:val="21"/>
              </w:rPr>
              <w:t>PUBLIC</w:t>
            </w:r>
            <w:r>
              <w:rPr>
                <w:rFonts w:hint="eastAsia" w:ascii="Consolas" w:hAnsi="Consolas" w:eastAsia="Consolas"/>
                <w:szCs w:val="21"/>
              </w:rPr>
              <w:t xml:space="preserve"> </w:t>
            </w:r>
            <w:r>
              <w:rPr>
                <w:rFonts w:hint="eastAsia" w:ascii="Consolas" w:hAnsi="Consolas" w:eastAsia="Consolas"/>
                <w:color w:val="008080"/>
                <w:szCs w:val="21"/>
              </w:rPr>
              <w:t>"-//W3C//DTD HTML 4.01 Transitional//EN"&gt;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html</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head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title</w:t>
            </w:r>
            <w:r>
              <w:rPr>
                <w:rFonts w:hint="eastAsia" w:ascii="Consolas" w:hAnsi="Consolas" w:eastAsia="Consolas"/>
                <w:color w:val="008080"/>
                <w:szCs w:val="21"/>
              </w:rPr>
              <w:t>&gt;</w:t>
            </w:r>
            <w:r>
              <w:rPr>
                <w:rFonts w:hint="eastAsia" w:ascii="Consolas" w:hAnsi="Consolas" w:eastAsia="Consolas"/>
                <w:color w:val="000000"/>
                <w:szCs w:val="21"/>
              </w:rPr>
              <w:t>My JSP 'bookadd.jsp' starting page</w:t>
            </w:r>
            <w:r>
              <w:rPr>
                <w:rFonts w:hint="eastAsia" w:ascii="Consolas" w:hAnsi="Consolas" w:eastAsia="Consolas"/>
                <w:color w:val="008080"/>
                <w:szCs w:val="21"/>
              </w:rPr>
              <w:t>&lt;/</w:t>
            </w:r>
            <w:r>
              <w:rPr>
                <w:rFonts w:hint="eastAsia" w:ascii="Consolas" w:hAnsi="Consolas" w:eastAsia="Consolas"/>
                <w:color w:val="3F7F7F"/>
                <w:szCs w:val="21"/>
              </w:rPr>
              <w:t>title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head</w:t>
            </w:r>
            <w:r>
              <w:rPr>
                <w:rFonts w:hint="eastAsia" w:ascii="Consolas" w:hAnsi="Consolas" w:eastAsia="Consolas"/>
                <w:color w:val="008080"/>
                <w:szCs w:val="21"/>
              </w:rPr>
              <w:t>&gt;</w:t>
            </w: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body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h3</w:t>
            </w:r>
            <w:r>
              <w:rPr>
                <w:rFonts w:hint="eastAsia" w:ascii="Consolas" w:hAnsi="Consolas" w:eastAsia="Consolas"/>
                <w:color w:val="008080"/>
                <w:szCs w:val="21"/>
              </w:rPr>
              <w:t>&gt;</w:t>
            </w:r>
            <w:r>
              <w:rPr>
                <w:rFonts w:hint="eastAsia" w:ascii="Consolas" w:hAnsi="Consolas" w:eastAsia="Consolas"/>
                <w:color w:val="000000"/>
                <w:szCs w:val="21"/>
              </w:rPr>
              <w:t>书籍信息添加页面</w:t>
            </w:r>
            <w:r>
              <w:rPr>
                <w:rFonts w:hint="eastAsia" w:ascii="Consolas" w:hAnsi="Consolas" w:eastAsia="Consolas"/>
                <w:color w:val="008080"/>
                <w:szCs w:val="21"/>
              </w:rPr>
              <w:t>&lt;/</w:t>
            </w:r>
            <w:r>
              <w:rPr>
                <w:rFonts w:hint="eastAsia" w:ascii="Consolas" w:hAnsi="Consolas" w:eastAsia="Consolas"/>
                <w:color w:val="3F7F7F"/>
                <w:szCs w:val="21"/>
              </w:rPr>
              <w:t>h3</w:t>
            </w:r>
            <w:r>
              <w:rPr>
                <w:rFonts w:hint="eastAsia" w:ascii="Consolas" w:hAnsi="Consolas" w:eastAsia="Consolas"/>
                <w:color w:val="008080"/>
                <w:szCs w:val="21"/>
              </w:rPr>
              <w:t>&gt;</w:t>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form</w:t>
            </w:r>
            <w:r>
              <w:rPr>
                <w:rFonts w:hint="eastAsia" w:ascii="Consolas" w:hAnsi="Consolas" w:eastAsia="Consolas"/>
                <w:szCs w:val="21"/>
              </w:rPr>
              <w:t xml:space="preserve"> </w:t>
            </w:r>
            <w:r>
              <w:rPr>
                <w:rFonts w:hint="eastAsia" w:ascii="Consolas" w:hAnsi="Consolas" w:eastAsia="Consolas"/>
                <w:color w:val="7F007F"/>
                <w:szCs w:val="21"/>
              </w:rPr>
              <w:t>action</w:t>
            </w:r>
            <w:r>
              <w:rPr>
                <w:rFonts w:hint="eastAsia" w:ascii="Consolas" w:hAnsi="Consolas" w:eastAsia="Consolas"/>
                <w:color w:val="000000"/>
                <w:szCs w:val="21"/>
              </w:rPr>
              <w:t>=</w:t>
            </w:r>
            <w:r>
              <w:rPr>
                <w:rFonts w:hint="eastAsia" w:ascii="Consolas" w:hAnsi="Consolas" w:eastAsia="Consolas"/>
                <w:i/>
                <w:color w:val="2A00FF"/>
                <w:szCs w:val="21"/>
              </w:rPr>
              <w:t>"</w:t>
            </w:r>
            <w:r>
              <w:rPr>
                <w:rFonts w:hint="eastAsia" w:ascii="Consolas" w:hAnsi="Consolas" w:eastAsia="Consolas"/>
                <w:color w:val="000000"/>
                <w:szCs w:val="21"/>
              </w:rPr>
              <w:t>${pageContext.request.contextPath }</w:t>
            </w:r>
            <w:r>
              <w:rPr>
                <w:rFonts w:hint="eastAsia" w:ascii="Consolas" w:hAnsi="Consolas" w:eastAsia="宋体"/>
                <w:i/>
                <w:color w:val="2A00FF"/>
                <w:szCs w:val="21"/>
              </w:rPr>
              <w:t>/interceptor</w:t>
            </w:r>
            <w:r>
              <w:rPr>
                <w:rFonts w:hint="eastAsia" w:ascii="Consolas" w:hAnsi="Consolas" w:eastAsia="Consolas"/>
                <w:i/>
                <w:color w:val="2A00FF"/>
                <w:szCs w:val="21"/>
              </w:rPr>
              <w:t>/book_add.action"</w:t>
            </w:r>
            <w:r>
              <w:rPr>
                <w:rFonts w:hint="eastAsia" w:ascii="Consolas" w:hAnsi="Consolas" w:eastAsia="Consolas"/>
                <w:szCs w:val="21"/>
              </w:rPr>
              <w:t xml:space="preserve"> </w:t>
            </w:r>
            <w:r>
              <w:rPr>
                <w:rFonts w:hint="eastAsia" w:ascii="Consolas" w:hAnsi="Consolas" w:eastAsia="Consolas"/>
                <w:color w:val="7F007F"/>
                <w:szCs w:val="21"/>
              </w:rPr>
              <w:t>method</w:t>
            </w:r>
            <w:r>
              <w:rPr>
                <w:rFonts w:hint="eastAsia" w:ascii="Consolas" w:hAnsi="Consolas" w:eastAsia="Consolas"/>
                <w:color w:val="000000"/>
                <w:szCs w:val="21"/>
              </w:rPr>
              <w:t>=</w:t>
            </w:r>
            <w:r>
              <w:rPr>
                <w:rFonts w:hint="eastAsia" w:ascii="Consolas" w:hAnsi="Consolas" w:eastAsia="Consolas"/>
                <w:i/>
                <w:color w:val="2A00FF"/>
                <w:szCs w:val="21"/>
              </w:rPr>
              <w:t>"post"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u w:val="single"/>
              </w:rPr>
              <w:t>bookname</w:t>
            </w:r>
            <w:r>
              <w:rPr>
                <w:rFonts w:hint="eastAsia" w:ascii="Consolas" w:hAnsi="Consolas" w:eastAsia="Consolas"/>
                <w:color w:val="000000"/>
                <w:szCs w:val="21"/>
              </w:rPr>
              <w:t>:</w:t>
            </w:r>
            <w:r>
              <w:rPr>
                <w:rFonts w:hint="eastAsia" w:ascii="Consolas" w:hAnsi="Consolas" w:eastAsia="Consolas"/>
                <w:color w:val="008080"/>
                <w:szCs w:val="21"/>
              </w:rPr>
              <w:t>&lt;</w:t>
            </w:r>
            <w:r>
              <w:rPr>
                <w:rFonts w:hint="eastAsia" w:ascii="Consolas" w:hAnsi="Consolas" w:eastAsia="Consolas"/>
                <w:color w:val="3F7F7F"/>
                <w:szCs w:val="21"/>
              </w:rPr>
              <w:t>input</w:t>
            </w:r>
            <w:r>
              <w:rPr>
                <w:rFonts w:hint="eastAsia" w:ascii="Consolas" w:hAnsi="Consolas" w:eastAsia="Consolas"/>
                <w:szCs w:val="21"/>
              </w:rPr>
              <w:t xml:space="preserve"> </w:t>
            </w:r>
            <w:r>
              <w:rPr>
                <w:rFonts w:hint="eastAsia" w:ascii="Consolas" w:hAnsi="Consolas" w:eastAsia="Consolas"/>
                <w:color w:val="7F007F"/>
                <w:szCs w:val="21"/>
              </w:rPr>
              <w:t>type</w:t>
            </w:r>
            <w:r>
              <w:rPr>
                <w:rFonts w:hint="eastAsia" w:ascii="Consolas" w:hAnsi="Consolas" w:eastAsia="Consolas"/>
                <w:color w:val="000000"/>
                <w:szCs w:val="21"/>
              </w:rPr>
              <w:t>=</w:t>
            </w:r>
            <w:r>
              <w:rPr>
                <w:rFonts w:hint="eastAsia" w:ascii="Consolas" w:hAnsi="Consolas" w:eastAsia="Consolas"/>
                <w:i/>
                <w:color w:val="2A00FF"/>
                <w:szCs w:val="21"/>
              </w:rPr>
              <w:t>"text"</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"bookname"</w:t>
            </w:r>
            <w:r>
              <w:rPr>
                <w:rFonts w:hint="eastAsia" w:ascii="Consolas" w:hAnsi="Consolas" w:eastAsia="Consolas"/>
                <w:color w:val="008080"/>
                <w:szCs w:val="21"/>
              </w:rPr>
              <w:t>&gt;&lt;</w:t>
            </w:r>
            <w:r>
              <w:rPr>
                <w:rFonts w:hint="eastAsia" w:ascii="Consolas" w:hAnsi="Consolas" w:eastAsia="Consolas"/>
                <w:color w:val="3F7F7F"/>
                <w:szCs w:val="21"/>
              </w:rPr>
              <w:t>br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price:</w:t>
            </w:r>
            <w:r>
              <w:rPr>
                <w:rFonts w:hint="eastAsia" w:ascii="Consolas" w:hAnsi="Consolas" w:eastAsia="Consolas"/>
                <w:color w:val="008080"/>
                <w:szCs w:val="21"/>
              </w:rPr>
              <w:t>&lt;</w:t>
            </w:r>
            <w:r>
              <w:rPr>
                <w:rFonts w:hint="eastAsia" w:ascii="Consolas" w:hAnsi="Consolas" w:eastAsia="Consolas"/>
                <w:color w:val="3F7F7F"/>
                <w:szCs w:val="21"/>
              </w:rPr>
              <w:t>input</w:t>
            </w:r>
            <w:r>
              <w:rPr>
                <w:rFonts w:hint="eastAsia" w:ascii="Consolas" w:hAnsi="Consolas" w:eastAsia="Consolas"/>
                <w:szCs w:val="21"/>
              </w:rPr>
              <w:t xml:space="preserve"> </w:t>
            </w:r>
            <w:r>
              <w:rPr>
                <w:rFonts w:hint="eastAsia" w:ascii="Consolas" w:hAnsi="Consolas" w:eastAsia="Consolas"/>
                <w:color w:val="7F007F"/>
                <w:szCs w:val="21"/>
              </w:rPr>
              <w:t>type</w:t>
            </w:r>
            <w:r>
              <w:rPr>
                <w:rFonts w:hint="eastAsia" w:ascii="Consolas" w:hAnsi="Consolas" w:eastAsia="Consolas"/>
                <w:color w:val="000000"/>
                <w:szCs w:val="21"/>
              </w:rPr>
              <w:t>=</w:t>
            </w:r>
            <w:r>
              <w:rPr>
                <w:rFonts w:hint="eastAsia" w:ascii="Consolas" w:hAnsi="Consolas" w:eastAsia="Consolas"/>
                <w:i/>
                <w:color w:val="2A00FF"/>
                <w:szCs w:val="21"/>
              </w:rPr>
              <w:t>"text"</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"price"</w:t>
            </w:r>
            <w:r>
              <w:rPr>
                <w:rFonts w:hint="eastAsia" w:ascii="Consolas" w:hAnsi="Consolas" w:eastAsia="Consolas"/>
                <w:color w:val="008080"/>
                <w:szCs w:val="21"/>
              </w:rPr>
              <w:t>&gt;&lt;</w:t>
            </w:r>
            <w:r>
              <w:rPr>
                <w:rFonts w:hint="eastAsia" w:ascii="Consolas" w:hAnsi="Consolas" w:eastAsia="Consolas"/>
                <w:color w:val="3F7F7F"/>
                <w:szCs w:val="21"/>
              </w:rPr>
              <w:t>br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input</w:t>
            </w:r>
            <w:r>
              <w:rPr>
                <w:rFonts w:hint="eastAsia" w:ascii="Consolas" w:hAnsi="Consolas" w:eastAsia="Consolas"/>
                <w:szCs w:val="21"/>
              </w:rPr>
              <w:t xml:space="preserve"> </w:t>
            </w:r>
            <w:r>
              <w:rPr>
                <w:rFonts w:hint="eastAsia" w:ascii="Consolas" w:hAnsi="Consolas" w:eastAsia="Consolas"/>
                <w:color w:val="7F007F"/>
                <w:szCs w:val="21"/>
              </w:rPr>
              <w:t>type</w:t>
            </w:r>
            <w:r>
              <w:rPr>
                <w:rFonts w:hint="eastAsia" w:ascii="Consolas" w:hAnsi="Consolas" w:eastAsia="Consolas"/>
                <w:color w:val="000000"/>
                <w:szCs w:val="21"/>
              </w:rPr>
              <w:t>=</w:t>
            </w:r>
            <w:r>
              <w:rPr>
                <w:rFonts w:hint="eastAsia" w:ascii="Consolas" w:hAnsi="Consolas" w:eastAsia="Consolas"/>
                <w:i/>
                <w:color w:val="2A00FF"/>
                <w:szCs w:val="21"/>
              </w:rPr>
              <w:t>"submit"</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"提交"</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form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body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html</w:t>
            </w:r>
            <w:r>
              <w:rPr>
                <w:rFonts w:hint="eastAsia" w:ascii="Consolas" w:hAnsi="Consolas" w:eastAsia="Consolas"/>
                <w:color w:val="008080"/>
                <w:szCs w:val="21"/>
              </w:rPr>
              <w:t>&gt;</w:t>
            </w:r>
          </w:p>
          <w:p>
            <w:pPr>
              <w:rPr>
                <w:szCs w:val="21"/>
              </w:rPr>
            </w:pPr>
          </w:p>
        </w:tc>
      </w:tr>
    </w:tbl>
    <w:p>
      <w:pPr>
        <w:rPr>
          <w:szCs w:val="21"/>
          <w:highlight w:val="yellow"/>
        </w:rPr>
      </w:pPr>
    </w:p>
    <w:p>
      <w:pPr>
        <w:rPr>
          <w:szCs w:val="21"/>
          <w:highlight w:val="yellow"/>
        </w:rPr>
      </w:pPr>
      <w:r>
        <w:rPr>
          <w:rFonts w:hint="eastAsia"/>
          <w:szCs w:val="21"/>
          <w:highlight w:val="yellow"/>
        </w:rPr>
        <w:t>&lt;3&gt;addbooksuccess.jsp页面</w:t>
      </w:r>
    </w:p>
    <w:p>
      <w:pPr>
        <w:rPr>
          <w:szCs w:val="21"/>
          <w:highlight w:val="yellow"/>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body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This is my book add success JSP page. </w:t>
            </w:r>
            <w:r>
              <w:rPr>
                <w:rFonts w:hint="eastAsia" w:ascii="Consolas" w:hAnsi="Consolas" w:eastAsia="Consolas"/>
                <w:color w:val="008080"/>
                <w:szCs w:val="21"/>
              </w:rPr>
              <w:t>&lt;</w:t>
            </w:r>
            <w:r>
              <w:rPr>
                <w:rFonts w:hint="eastAsia" w:ascii="Consolas" w:hAnsi="Consolas" w:eastAsia="Consolas"/>
                <w:color w:val="3F7F7F"/>
                <w:szCs w:val="21"/>
              </w:rPr>
              <w:t>br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body</w:t>
            </w:r>
            <w:r>
              <w:rPr>
                <w:rFonts w:hint="eastAsia" w:ascii="Consolas" w:hAnsi="Consolas" w:eastAsia="Consolas"/>
                <w:color w:val="008080"/>
                <w:szCs w:val="21"/>
              </w:rPr>
              <w:t>&gt;</w:t>
            </w:r>
          </w:p>
          <w:p>
            <w:pPr>
              <w:rPr>
                <w:szCs w:val="21"/>
              </w:rPr>
            </w:pPr>
          </w:p>
        </w:tc>
      </w:tr>
    </w:tbl>
    <w:p>
      <w:pPr>
        <w:rPr>
          <w:szCs w:val="21"/>
          <w:highlight w:val="yellow"/>
        </w:rPr>
      </w:pPr>
    </w:p>
    <w:p>
      <w:pPr>
        <w:rPr>
          <w:szCs w:val="21"/>
        </w:rPr>
      </w:pPr>
      <w:r>
        <w:rPr>
          <w:rFonts w:hint="eastAsia"/>
          <w:szCs w:val="21"/>
          <w:highlight w:val="yellow"/>
        </w:rPr>
        <w:t>【第二步】</w:t>
      </w:r>
      <w:r>
        <w:rPr>
          <w:rFonts w:hint="eastAsia"/>
          <w:szCs w:val="21"/>
        </w:rPr>
        <w:t>创建</w:t>
      </w:r>
      <w:r>
        <w:rPr>
          <w:rFonts w:hint="eastAsia" w:ascii="Consolas" w:hAnsi="Consolas" w:eastAsia="宋体"/>
          <w:color w:val="000000"/>
          <w:szCs w:val="21"/>
        </w:rPr>
        <w:t>com.igeek.interceptor包，编</w:t>
      </w:r>
      <w:r>
        <w:rPr>
          <w:rFonts w:hint="eastAsia"/>
          <w:szCs w:val="21"/>
        </w:rPr>
        <w:t>写模型类：User.java类和Book.java类</w:t>
      </w:r>
    </w:p>
    <w:p>
      <w:pPr>
        <w:rPr>
          <w:szCs w:val="21"/>
        </w:rPr>
      </w:pPr>
    </w:p>
    <w:p>
      <w:pPr>
        <w:rPr>
          <w:szCs w:val="21"/>
          <w:highlight w:val="yellow"/>
        </w:rPr>
      </w:pPr>
      <w:r>
        <w:rPr>
          <w:rFonts w:hint="eastAsia"/>
          <w:szCs w:val="21"/>
          <w:highlight w:val="yellow"/>
        </w:rPr>
        <w:t>&lt;1&gt;User.java类</w:t>
      </w:r>
    </w:p>
    <w:p>
      <w:pPr>
        <w:rPr>
          <w:szCs w:val="21"/>
          <w:highlight w:val="yellow"/>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b/>
                <w:color w:val="7F0055"/>
                <w:szCs w:val="21"/>
              </w:rPr>
              <w:t>package</w:t>
            </w:r>
            <w:r>
              <w:rPr>
                <w:rFonts w:hint="eastAsia" w:ascii="Consolas" w:hAnsi="Consolas" w:eastAsia="Consolas"/>
                <w:color w:val="000000"/>
                <w:szCs w:val="21"/>
              </w:rPr>
              <w:t xml:space="preserve"> com.igeek.interceptor;</w:t>
            </w:r>
          </w:p>
          <w:p>
            <w:pPr>
              <w:jc w:val="left"/>
              <w:rPr>
                <w:rFonts w:ascii="Consolas" w:hAnsi="Consolas" w:eastAsia="Consolas"/>
                <w:szCs w:val="21"/>
              </w:rPr>
            </w:pPr>
            <w:r>
              <w:rPr>
                <w:rFonts w:hint="eastAsia" w:ascii="Consolas" w:hAnsi="Consolas" w:eastAsia="Consolas"/>
                <w:color w:val="3F7F5F"/>
                <w:szCs w:val="21"/>
              </w:rPr>
              <w:t>//用户模型</w:t>
            </w:r>
          </w:p>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User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//用户名</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String </w:t>
            </w:r>
            <w:r>
              <w:rPr>
                <w:rFonts w:hint="eastAsia" w:ascii="Consolas" w:hAnsi="Consolas" w:eastAsia="Consolas"/>
                <w:color w:val="0000C0"/>
                <w:szCs w:val="21"/>
              </w:rPr>
              <w:t>username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//密码</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String </w:t>
            </w:r>
            <w:r>
              <w:rPr>
                <w:rFonts w:hint="eastAsia" w:ascii="Consolas" w:hAnsi="Consolas" w:eastAsia="Consolas"/>
                <w:color w:val="0000C0"/>
                <w:szCs w:val="21"/>
              </w:rPr>
              <w:t>pwd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String getUsername()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0000C0"/>
                <w:szCs w:val="21"/>
              </w:rPr>
              <w:t>username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setUsername(String username)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w:t>
            </w:r>
            <w:r>
              <w:rPr>
                <w:rFonts w:hint="eastAsia" w:ascii="Consolas" w:hAnsi="Consolas" w:eastAsia="Consolas"/>
                <w:color w:val="0000C0"/>
                <w:szCs w:val="21"/>
              </w:rPr>
              <w:t>username</w:t>
            </w:r>
            <w:r>
              <w:rPr>
                <w:rFonts w:hint="eastAsia" w:ascii="Consolas" w:hAnsi="Consolas" w:eastAsia="Consolas"/>
                <w:color w:val="000000"/>
                <w:szCs w:val="21"/>
              </w:rPr>
              <w:t xml:space="preserve"> = username;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String getPwd()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0000C0"/>
                <w:szCs w:val="21"/>
              </w:rPr>
              <w:t>pwd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setPwd(String pwd)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w:t>
            </w:r>
            <w:r>
              <w:rPr>
                <w:rFonts w:hint="eastAsia" w:ascii="Consolas" w:hAnsi="Consolas" w:eastAsia="Consolas"/>
                <w:color w:val="0000C0"/>
                <w:szCs w:val="21"/>
              </w:rPr>
              <w:t>pwd</w:t>
            </w:r>
            <w:r>
              <w:rPr>
                <w:rFonts w:hint="eastAsia" w:ascii="Consolas" w:hAnsi="Consolas" w:eastAsia="Consolas"/>
                <w:color w:val="000000"/>
                <w:szCs w:val="21"/>
              </w:rPr>
              <w:t xml:space="preserve"> = pwd;</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szCs w:val="21"/>
              </w:rPr>
            </w:pPr>
            <w:r>
              <w:rPr>
                <w:rFonts w:hint="eastAsia" w:ascii="Consolas" w:hAnsi="Consolas" w:eastAsia="Consolas"/>
                <w:color w:val="000000"/>
                <w:szCs w:val="21"/>
              </w:rPr>
              <w:t>}</w:t>
            </w:r>
          </w:p>
        </w:tc>
      </w:tr>
    </w:tbl>
    <w:p>
      <w:pPr>
        <w:rPr>
          <w:szCs w:val="21"/>
        </w:rPr>
      </w:pPr>
    </w:p>
    <w:p>
      <w:pPr>
        <w:rPr>
          <w:szCs w:val="21"/>
          <w:highlight w:val="yellow"/>
        </w:rPr>
      </w:pPr>
      <w:r>
        <w:rPr>
          <w:rFonts w:hint="eastAsia"/>
          <w:szCs w:val="21"/>
          <w:highlight w:val="yellow"/>
        </w:rPr>
        <w:t>&lt;2&gt;Book类：</w:t>
      </w:r>
    </w:p>
    <w:p>
      <w:pPr>
        <w:rPr>
          <w:szCs w:val="21"/>
          <w:highlight w:val="yellow"/>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b/>
                <w:color w:val="7F0055"/>
                <w:szCs w:val="21"/>
              </w:rPr>
              <w:t>package</w:t>
            </w:r>
            <w:r>
              <w:rPr>
                <w:rFonts w:hint="eastAsia" w:ascii="Consolas" w:hAnsi="Consolas" w:eastAsia="Consolas"/>
                <w:color w:val="000000"/>
                <w:szCs w:val="21"/>
              </w:rPr>
              <w:t xml:space="preserve"> com.igeek.interceptor;</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Book {</w:t>
            </w:r>
          </w:p>
          <w:p>
            <w:pPr>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书名</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String </w:t>
            </w:r>
            <w:r>
              <w:rPr>
                <w:rFonts w:hint="eastAsia" w:ascii="Consolas" w:hAnsi="Consolas" w:eastAsia="Consolas"/>
                <w:color w:val="0000C0"/>
                <w:szCs w:val="21"/>
              </w:rPr>
              <w:t>bookname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3F7F5F"/>
                <w:szCs w:val="21"/>
              </w:rPr>
              <w:t>//</w:t>
            </w:r>
            <w:r>
              <w:rPr>
                <w:rFonts w:hint="eastAsia" w:ascii="Consolas" w:hAnsi="Consolas" w:eastAsia="Consolas"/>
                <w:color w:val="3F7F5F"/>
                <w:szCs w:val="21"/>
              </w:rPr>
              <w:tab/>
            </w:r>
            <w:r>
              <w:rPr>
                <w:rFonts w:hint="eastAsia" w:ascii="Consolas" w:hAnsi="Consolas" w:eastAsia="Consolas"/>
                <w:color w:val="3F7F5F"/>
                <w:szCs w:val="21"/>
              </w:rPr>
              <w:t>价格</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w:t>
            </w:r>
            <w:r>
              <w:rPr>
                <w:rFonts w:hint="eastAsia" w:ascii="Consolas" w:hAnsi="Consolas" w:eastAsia="Consolas"/>
                <w:b/>
                <w:color w:val="7F0055"/>
                <w:szCs w:val="21"/>
              </w:rPr>
              <w:t>double</w:t>
            </w:r>
            <w:r>
              <w:rPr>
                <w:rFonts w:hint="eastAsia" w:ascii="Consolas" w:hAnsi="Consolas" w:eastAsia="Consolas"/>
                <w:color w:val="000000"/>
                <w:szCs w:val="21"/>
              </w:rPr>
              <w:t xml:space="preserve"> </w:t>
            </w:r>
            <w:r>
              <w:rPr>
                <w:rFonts w:hint="eastAsia" w:ascii="Consolas" w:hAnsi="Consolas" w:eastAsia="Consolas"/>
                <w:color w:val="0000C0"/>
                <w:szCs w:val="21"/>
              </w:rPr>
              <w:t>price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String getBookname()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0000C0"/>
                <w:szCs w:val="21"/>
              </w:rPr>
              <w:t>bookname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setBookname(String bookname)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w:t>
            </w:r>
            <w:r>
              <w:rPr>
                <w:rFonts w:hint="eastAsia" w:ascii="Consolas" w:hAnsi="Consolas" w:eastAsia="Consolas"/>
                <w:color w:val="0000C0"/>
                <w:szCs w:val="21"/>
              </w:rPr>
              <w:t>bookname</w:t>
            </w:r>
            <w:r>
              <w:rPr>
                <w:rFonts w:hint="eastAsia" w:ascii="Consolas" w:hAnsi="Consolas" w:eastAsia="Consolas"/>
                <w:color w:val="000000"/>
                <w:szCs w:val="21"/>
              </w:rPr>
              <w:t xml:space="preserve"> = bookname;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double</w:t>
            </w:r>
            <w:r>
              <w:rPr>
                <w:rFonts w:hint="eastAsia" w:ascii="Consolas" w:hAnsi="Consolas" w:eastAsia="Consolas"/>
                <w:color w:val="000000"/>
                <w:szCs w:val="21"/>
              </w:rPr>
              <w:t xml:space="preserve"> getPrice()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0000C0"/>
                <w:szCs w:val="21"/>
              </w:rPr>
              <w:t>price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setPrice(</w:t>
            </w:r>
            <w:r>
              <w:rPr>
                <w:rFonts w:hint="eastAsia" w:ascii="Consolas" w:hAnsi="Consolas" w:eastAsia="Consolas"/>
                <w:b/>
                <w:color w:val="7F0055"/>
                <w:szCs w:val="21"/>
              </w:rPr>
              <w:t>double</w:t>
            </w:r>
            <w:r>
              <w:rPr>
                <w:rFonts w:hint="eastAsia" w:ascii="Consolas" w:hAnsi="Consolas" w:eastAsia="Consolas"/>
                <w:color w:val="000000"/>
                <w:szCs w:val="21"/>
              </w:rPr>
              <w:t xml:space="preserve"> price)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w:t>
            </w:r>
            <w:r>
              <w:rPr>
                <w:rFonts w:hint="eastAsia" w:ascii="Consolas" w:hAnsi="Consolas" w:eastAsia="Consolas"/>
                <w:color w:val="0000C0"/>
                <w:szCs w:val="21"/>
              </w:rPr>
              <w:t>price</w:t>
            </w:r>
            <w:r>
              <w:rPr>
                <w:rFonts w:hint="eastAsia" w:ascii="Consolas" w:hAnsi="Consolas" w:eastAsia="Consolas"/>
                <w:color w:val="000000"/>
                <w:szCs w:val="21"/>
              </w:rPr>
              <w:t xml:space="preserve"> = price;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String toString()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"Book [bookname="</w:t>
            </w:r>
            <w:r>
              <w:rPr>
                <w:rFonts w:hint="eastAsia" w:ascii="Consolas" w:hAnsi="Consolas" w:eastAsia="Consolas"/>
                <w:color w:val="000000"/>
                <w:szCs w:val="21"/>
              </w:rPr>
              <w:t xml:space="preserve"> + </w:t>
            </w:r>
            <w:r>
              <w:rPr>
                <w:rFonts w:hint="eastAsia" w:ascii="Consolas" w:hAnsi="Consolas" w:eastAsia="Consolas"/>
                <w:color w:val="0000C0"/>
                <w:szCs w:val="21"/>
              </w:rPr>
              <w:t>bookname</w:t>
            </w:r>
            <w:r>
              <w:rPr>
                <w:rFonts w:hint="eastAsia" w:ascii="Consolas" w:hAnsi="Consolas" w:eastAsia="Consolas"/>
                <w:color w:val="000000"/>
                <w:szCs w:val="21"/>
              </w:rPr>
              <w:t xml:space="preserve"> + </w:t>
            </w:r>
            <w:r>
              <w:rPr>
                <w:rFonts w:hint="eastAsia" w:ascii="Consolas" w:hAnsi="Consolas" w:eastAsia="Consolas"/>
                <w:color w:val="2A00FF"/>
                <w:szCs w:val="21"/>
              </w:rPr>
              <w:t>", price="</w:t>
            </w:r>
            <w:r>
              <w:rPr>
                <w:rFonts w:hint="eastAsia" w:ascii="Consolas" w:hAnsi="Consolas" w:eastAsia="Consolas"/>
                <w:color w:val="000000"/>
                <w:szCs w:val="21"/>
              </w:rPr>
              <w:t xml:space="preserve"> + </w:t>
            </w:r>
            <w:r>
              <w:rPr>
                <w:rFonts w:hint="eastAsia" w:ascii="Consolas" w:hAnsi="Consolas" w:eastAsia="Consolas"/>
                <w:color w:val="0000C0"/>
                <w:szCs w:val="21"/>
              </w:rPr>
              <w:t>price</w:t>
            </w:r>
            <w:r>
              <w:rPr>
                <w:rFonts w:hint="eastAsia" w:ascii="Consolas" w:hAnsi="Consolas" w:eastAsia="Consolas"/>
                <w:color w:val="000000"/>
                <w:szCs w:val="21"/>
              </w:rPr>
              <w:t xml:space="preserve"> + </w:t>
            </w:r>
            <w:r>
              <w:rPr>
                <w:rFonts w:hint="eastAsia" w:ascii="Consolas" w:hAnsi="Consolas" w:eastAsia="Consolas"/>
                <w:color w:val="2A00FF"/>
                <w:szCs w:val="21"/>
              </w:rPr>
              <w: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szCs w:val="21"/>
              </w:rPr>
            </w:pPr>
            <w:r>
              <w:rPr>
                <w:rFonts w:hint="eastAsia" w:ascii="Consolas" w:hAnsi="Consolas" w:eastAsia="Consolas"/>
                <w:color w:val="000000"/>
                <w:szCs w:val="21"/>
              </w:rPr>
              <w:t>}</w:t>
            </w:r>
          </w:p>
        </w:tc>
      </w:tr>
    </w:tbl>
    <w:p>
      <w:pPr>
        <w:rPr>
          <w:szCs w:val="21"/>
        </w:rPr>
      </w:pPr>
    </w:p>
    <w:p>
      <w:pPr>
        <w:rPr>
          <w:szCs w:val="21"/>
        </w:rPr>
      </w:pPr>
      <w:r>
        <w:rPr>
          <w:rFonts w:hint="eastAsia"/>
          <w:szCs w:val="21"/>
          <w:highlight w:val="yellow"/>
        </w:rPr>
        <w:t>【第三步】</w:t>
      </w:r>
      <w:r>
        <w:rPr>
          <w:rFonts w:hint="eastAsia"/>
          <w:szCs w:val="21"/>
        </w:rPr>
        <w:t>编写UserAction类和BookAction类：</w:t>
      </w:r>
    </w:p>
    <w:p>
      <w:pPr>
        <w:rPr>
          <w:szCs w:val="21"/>
        </w:rPr>
      </w:pPr>
    </w:p>
    <w:p>
      <w:pPr>
        <w:rPr>
          <w:szCs w:val="21"/>
          <w:highlight w:val="yellow"/>
        </w:rPr>
      </w:pPr>
      <w:r>
        <w:rPr>
          <w:rFonts w:hint="eastAsia"/>
          <w:szCs w:val="21"/>
          <w:highlight w:val="yellow"/>
        </w:rPr>
        <w:t>&lt;1&gt;编写UserAction.java类：</w:t>
      </w:r>
    </w:p>
    <w:p>
      <w:pPr>
        <w:rPr>
          <w:szCs w:val="21"/>
          <w:highlight w:val="yellow"/>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b/>
                <w:color w:val="7F0055"/>
                <w:szCs w:val="21"/>
              </w:rPr>
              <w:t>package</w:t>
            </w:r>
            <w:r>
              <w:rPr>
                <w:rFonts w:hint="eastAsia" w:ascii="Consolas" w:hAnsi="Consolas" w:eastAsia="Consolas"/>
                <w:color w:val="000000"/>
                <w:szCs w:val="21"/>
              </w:rPr>
              <w:t xml:space="preserve"> com.igeek.interceptor;</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org.apache.struts2.ServletActionContext;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com.opensymphony.xwork2.ActionSupport;</w:t>
            </w: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com.opensymphony.xwork2.ModelDriven;</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w:t>
            </w:r>
            <w:r>
              <w:rPr>
                <w:rFonts w:hint="eastAsia" w:ascii="Consolas" w:hAnsi="Consolas" w:eastAsia="Consolas"/>
                <w:color w:val="000000"/>
                <w:szCs w:val="21"/>
                <w:u w:val="single"/>
              </w:rPr>
              <w:t>UserAction</w:t>
            </w:r>
            <w:r>
              <w:rPr>
                <w:rFonts w:hint="eastAsia" w:ascii="Consolas" w:hAnsi="Consolas" w:eastAsia="Consolas"/>
                <w:color w:val="000000"/>
                <w:szCs w:val="21"/>
              </w:rPr>
              <w:t xml:space="preserve"> </w:t>
            </w:r>
            <w:r>
              <w:rPr>
                <w:rFonts w:hint="eastAsia" w:ascii="Consolas" w:hAnsi="Consolas" w:eastAsia="Consolas"/>
                <w:b/>
                <w:color w:val="7F0055"/>
                <w:szCs w:val="21"/>
              </w:rPr>
              <w:t>extends</w:t>
            </w:r>
            <w:r>
              <w:rPr>
                <w:rFonts w:hint="eastAsia" w:ascii="Consolas" w:hAnsi="Consolas" w:eastAsia="Consolas"/>
                <w:color w:val="000000"/>
                <w:szCs w:val="21"/>
              </w:rPr>
              <w:t xml:space="preserve"> ActionSupport </w:t>
            </w:r>
            <w:r>
              <w:rPr>
                <w:rFonts w:hint="eastAsia" w:ascii="Consolas" w:hAnsi="Consolas" w:eastAsia="Consolas"/>
                <w:b/>
                <w:color w:val="7F0055"/>
                <w:szCs w:val="21"/>
              </w:rPr>
              <w:t>implements</w:t>
            </w:r>
            <w:r>
              <w:rPr>
                <w:rFonts w:hint="eastAsia" w:ascii="Consolas" w:hAnsi="Consolas" w:eastAsia="Consolas"/>
                <w:color w:val="000000"/>
                <w:szCs w:val="21"/>
              </w:rPr>
              <w:t xml:space="preserve"> ModelDriven&lt;User&gt; {</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User </w:t>
            </w:r>
            <w:r>
              <w:rPr>
                <w:rFonts w:hint="eastAsia" w:ascii="Consolas" w:hAnsi="Consolas" w:eastAsia="Consolas"/>
                <w:color w:val="0000C0"/>
                <w:szCs w:val="21"/>
              </w:rPr>
              <w:t>user</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User();</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String login()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应该调用底层业务，从数据库中来查找数据</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 xml:space="preserve"> (</w:t>
            </w:r>
            <w:r>
              <w:rPr>
                <w:rFonts w:hint="eastAsia" w:ascii="Consolas" w:hAnsi="Consolas" w:eastAsia="Consolas"/>
                <w:color w:val="2A00FF"/>
                <w:szCs w:val="21"/>
              </w:rPr>
              <w:t>"admin"</w:t>
            </w:r>
            <w:r>
              <w:rPr>
                <w:rFonts w:hint="eastAsia" w:ascii="Consolas" w:hAnsi="Consolas" w:eastAsia="Consolas"/>
                <w:color w:val="000000"/>
                <w:szCs w:val="21"/>
              </w:rPr>
              <w:t>.equals(</w:t>
            </w:r>
            <w:r>
              <w:rPr>
                <w:rFonts w:hint="eastAsia" w:ascii="Consolas" w:hAnsi="Consolas" w:eastAsia="Consolas"/>
                <w:color w:val="0000C0"/>
                <w:szCs w:val="21"/>
              </w:rPr>
              <w:t>user</w:t>
            </w:r>
            <w:r>
              <w:rPr>
                <w:rFonts w:hint="eastAsia" w:ascii="Consolas" w:hAnsi="Consolas" w:eastAsia="Consolas"/>
                <w:color w:val="000000"/>
                <w:szCs w:val="21"/>
              </w:rPr>
              <w:t xml:space="preserve">.getUsername()) &amp;&amp; </w:t>
            </w:r>
            <w:r>
              <w:rPr>
                <w:rFonts w:hint="eastAsia" w:ascii="Consolas" w:hAnsi="Consolas" w:eastAsia="Consolas"/>
                <w:color w:val="2A00FF"/>
                <w:szCs w:val="21"/>
              </w:rPr>
              <w:t>"123"</w:t>
            </w:r>
            <w:r>
              <w:rPr>
                <w:rFonts w:hint="eastAsia" w:ascii="Consolas" w:hAnsi="Consolas" w:eastAsia="Consolas"/>
                <w:color w:val="000000"/>
                <w:szCs w:val="21"/>
              </w:rPr>
              <w:t>.equals(</w:t>
            </w:r>
            <w:r>
              <w:rPr>
                <w:rFonts w:hint="eastAsia" w:ascii="Consolas" w:hAnsi="Consolas" w:eastAsia="Consolas"/>
                <w:color w:val="0000C0"/>
                <w:szCs w:val="21"/>
              </w:rPr>
              <w:t>user</w:t>
            </w:r>
            <w:r>
              <w:rPr>
                <w:rFonts w:hint="eastAsia" w:ascii="Consolas" w:hAnsi="Consolas" w:eastAsia="Consolas"/>
                <w:color w:val="000000"/>
                <w:szCs w:val="21"/>
              </w:rPr>
              <w:t>.getPwd()))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将数据信息存入到session中</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ServletActionContext.</w:t>
            </w:r>
            <w:r>
              <w:rPr>
                <w:rFonts w:hint="eastAsia" w:ascii="Consolas" w:hAnsi="Consolas" w:eastAsia="Consolas"/>
                <w:i/>
                <w:color w:val="000000"/>
                <w:szCs w:val="21"/>
              </w:rPr>
              <w:t>getRequest</w:t>
            </w:r>
            <w:r>
              <w:rPr>
                <w:rFonts w:hint="eastAsia" w:ascii="Consolas" w:hAnsi="Consolas" w:eastAsia="Consolas"/>
                <w:color w:val="000000"/>
                <w:szCs w:val="21"/>
              </w:rPr>
              <w:t>().getSession()</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.setAttribute(</w:t>
            </w:r>
            <w:r>
              <w:rPr>
                <w:rFonts w:hint="eastAsia" w:ascii="Consolas" w:hAnsi="Consolas" w:eastAsia="Consolas"/>
                <w:color w:val="2A00FF"/>
                <w:szCs w:val="21"/>
              </w:rPr>
              <w:t>"user"</w:t>
            </w:r>
            <w:r>
              <w:rPr>
                <w:rFonts w:hint="eastAsia" w:ascii="Consolas" w:hAnsi="Consolas" w:eastAsia="Consolas"/>
                <w:color w:val="000000"/>
                <w:szCs w:val="21"/>
              </w:rPr>
              <w:t xml:space="preserve">, </w:t>
            </w:r>
            <w:r>
              <w:rPr>
                <w:rFonts w:hint="eastAsia" w:ascii="Consolas" w:hAnsi="Consolas" w:eastAsia="Consolas"/>
                <w:color w:val="0000C0"/>
                <w:szCs w:val="21"/>
              </w:rPr>
              <w:t>user</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跳转到成功页面</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"login_success"</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b/>
                <w:color w:val="7F0055"/>
                <w:szCs w:val="21"/>
              </w:rPr>
              <w:t>else</w:t>
            </w: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存储失败信息</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.addFieldError(</w:t>
            </w:r>
            <w:r>
              <w:rPr>
                <w:rFonts w:hint="eastAsia" w:ascii="Consolas" w:hAnsi="Consolas" w:eastAsia="Consolas"/>
                <w:color w:val="2A00FF"/>
                <w:szCs w:val="21"/>
              </w:rPr>
              <w:t>"userInfoError"</w:t>
            </w:r>
            <w:r>
              <w:rPr>
                <w:rFonts w:hint="eastAsia" w:ascii="Consolas" w:hAnsi="Consolas" w:eastAsia="Consolas"/>
                <w:color w:val="000000"/>
                <w:szCs w:val="21"/>
              </w:rPr>
              <w:t xml:space="preserve">, </w:t>
            </w:r>
            <w:r>
              <w:rPr>
                <w:rFonts w:hint="eastAsia" w:ascii="Consolas" w:hAnsi="Consolas" w:eastAsia="Consolas"/>
                <w:color w:val="2A00FF"/>
                <w:szCs w:val="21"/>
              </w:rPr>
              <w:t>"用户信息错误"</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跳转回失败页面</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"login_fail"</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color w:val="000000"/>
                <w:szCs w:val="21"/>
                <w:highlight w:val="lightGray"/>
              </w:rPr>
              <w:t>User</w:t>
            </w:r>
            <w:r>
              <w:rPr>
                <w:rFonts w:hint="eastAsia" w:ascii="Consolas" w:hAnsi="Consolas" w:eastAsia="Consolas"/>
                <w:color w:val="000000"/>
                <w:szCs w:val="21"/>
              </w:rPr>
              <w:t xml:space="preserve"> getModel()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highlight w:val="lightGray"/>
              </w:rPr>
              <w:t>return</w:t>
            </w:r>
            <w:r>
              <w:rPr>
                <w:rFonts w:hint="eastAsia" w:ascii="Consolas" w:hAnsi="Consolas" w:eastAsia="Consolas"/>
                <w:color w:val="000000"/>
                <w:szCs w:val="21"/>
                <w:highlight w:val="lightGray"/>
              </w:rPr>
              <w:t xml:space="preserve"> </w:t>
            </w:r>
            <w:r>
              <w:rPr>
                <w:rFonts w:hint="eastAsia" w:ascii="Consolas" w:hAnsi="Consolas" w:eastAsia="Consolas"/>
                <w:color w:val="0000C0"/>
                <w:szCs w:val="21"/>
                <w:highlight w:val="lightGray"/>
              </w:rPr>
              <w:t>user</w:t>
            </w:r>
            <w:r>
              <w:rPr>
                <w:rFonts w:hint="eastAsia" w:ascii="Consolas" w:hAnsi="Consolas" w:eastAsia="Consolas"/>
                <w:color w:val="000000"/>
                <w:szCs w:val="21"/>
                <w:highlight w:val="lightGray"/>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w:t>
            </w:r>
          </w:p>
          <w:p>
            <w:pPr>
              <w:jc w:val="left"/>
              <w:rPr>
                <w:szCs w:val="21"/>
              </w:rPr>
            </w:pPr>
          </w:p>
        </w:tc>
      </w:tr>
    </w:tbl>
    <w:p>
      <w:pPr>
        <w:rPr>
          <w:szCs w:val="21"/>
          <w:highlight w:val="yellow"/>
        </w:rPr>
      </w:pPr>
    </w:p>
    <w:p>
      <w:pPr>
        <w:rPr>
          <w:szCs w:val="21"/>
          <w:highlight w:val="yellow"/>
        </w:rPr>
      </w:pPr>
      <w:r>
        <w:rPr>
          <w:rFonts w:hint="eastAsia"/>
          <w:szCs w:val="21"/>
          <w:highlight w:val="yellow"/>
        </w:rPr>
        <w:t>&lt;2&gt;编写BookAction类：</w:t>
      </w:r>
    </w:p>
    <w:p>
      <w:pPr>
        <w:rPr>
          <w:szCs w:val="21"/>
          <w:highlight w:val="yellow"/>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b/>
                <w:color w:val="7F0055"/>
                <w:szCs w:val="21"/>
              </w:rPr>
              <w:t>package</w:t>
            </w:r>
            <w:r>
              <w:rPr>
                <w:rFonts w:hint="eastAsia" w:ascii="Consolas" w:hAnsi="Consolas" w:eastAsia="Consolas"/>
                <w:color w:val="000000"/>
                <w:szCs w:val="21"/>
              </w:rPr>
              <w:t xml:space="preserve"> com.igeek.interceptor;</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com.opensymphony.xwork2.ActionSupport;</w:t>
            </w: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com.opensymphony.xwork2.ModelDriven;</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w:t>
            </w:r>
            <w:r>
              <w:rPr>
                <w:rFonts w:hint="eastAsia" w:ascii="Consolas" w:hAnsi="Consolas" w:eastAsia="Consolas"/>
                <w:color w:val="000000"/>
                <w:szCs w:val="21"/>
                <w:u w:val="single"/>
              </w:rPr>
              <w:t>BookAction</w:t>
            </w:r>
            <w:r>
              <w:rPr>
                <w:rFonts w:hint="eastAsia" w:ascii="Consolas" w:hAnsi="Consolas" w:eastAsia="Consolas"/>
                <w:color w:val="000000"/>
                <w:szCs w:val="21"/>
              </w:rPr>
              <w:t xml:space="preserve"> </w:t>
            </w:r>
            <w:r>
              <w:rPr>
                <w:rFonts w:hint="eastAsia" w:ascii="Consolas" w:hAnsi="Consolas" w:eastAsia="Consolas"/>
                <w:b/>
                <w:color w:val="7F0055"/>
                <w:szCs w:val="21"/>
              </w:rPr>
              <w:t>extends</w:t>
            </w:r>
            <w:r>
              <w:rPr>
                <w:rFonts w:hint="eastAsia" w:ascii="Consolas" w:hAnsi="Consolas" w:eastAsia="Consolas"/>
                <w:color w:val="000000"/>
                <w:szCs w:val="21"/>
              </w:rPr>
              <w:t xml:space="preserve"> ActionSupport </w:t>
            </w:r>
            <w:r>
              <w:rPr>
                <w:rFonts w:hint="eastAsia" w:ascii="Consolas" w:hAnsi="Consolas" w:eastAsia="Consolas"/>
                <w:b/>
                <w:color w:val="7F0055"/>
                <w:szCs w:val="21"/>
              </w:rPr>
              <w:t>implements</w:t>
            </w:r>
            <w:r>
              <w:rPr>
                <w:rFonts w:hint="eastAsia" w:ascii="Consolas" w:hAnsi="Consolas" w:eastAsia="Consolas"/>
                <w:color w:val="000000"/>
                <w:szCs w:val="21"/>
              </w:rPr>
              <w:t xml:space="preserve"> ModelDriven&lt;Book&gt;{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//创建模型</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Book </w:t>
            </w:r>
            <w:r>
              <w:rPr>
                <w:rFonts w:hint="eastAsia" w:ascii="Consolas" w:hAnsi="Consolas" w:eastAsia="Consolas"/>
                <w:color w:val="0000C0"/>
                <w:szCs w:val="21"/>
              </w:rPr>
              <w:t>book</w:t>
            </w:r>
            <w:r>
              <w:rPr>
                <w:rFonts w:hint="eastAsia" w:ascii="Consolas" w:hAnsi="Consolas" w:eastAsia="Consolas"/>
                <w:color w:val="000000"/>
                <w:szCs w:val="21"/>
              </w:rPr>
              <w:t>=</w:t>
            </w:r>
            <w:r>
              <w:rPr>
                <w:rFonts w:hint="eastAsia" w:ascii="Consolas" w:hAnsi="Consolas" w:eastAsia="Consolas"/>
                <w:b/>
                <w:color w:val="7F0055"/>
                <w:szCs w:val="21"/>
              </w:rPr>
              <w:t>new</w:t>
            </w:r>
            <w:r>
              <w:rPr>
                <w:rFonts w:hint="eastAsia" w:ascii="Consolas" w:hAnsi="Consolas" w:eastAsia="Consolas"/>
                <w:color w:val="000000"/>
                <w:szCs w:val="21"/>
              </w:rPr>
              <w:t xml:space="preserve"> Book();</w:t>
            </w:r>
          </w:p>
          <w:p>
            <w:pPr>
              <w:jc w:val="left"/>
              <w:rPr>
                <w:rFonts w:ascii="Consolas" w:hAnsi="Consolas" w:eastAsia="Consolas"/>
                <w:szCs w:val="21"/>
              </w:rPr>
            </w:pP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String add()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//简单的打印书籍信息</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i/>
                <w:color w:val="0000C0"/>
                <w:szCs w:val="21"/>
              </w:rPr>
              <w:t>out</w:t>
            </w:r>
            <w:r>
              <w:rPr>
                <w:rFonts w:hint="eastAsia" w:ascii="Consolas" w:hAnsi="Consolas" w:eastAsia="Consolas"/>
                <w:color w:val="000000"/>
                <w:szCs w:val="21"/>
              </w:rPr>
              <w:t>.println(</w:t>
            </w:r>
            <w:r>
              <w:rPr>
                <w:rFonts w:hint="eastAsia" w:ascii="Consolas" w:hAnsi="Consolas" w:eastAsia="Consolas"/>
                <w:color w:val="0000C0"/>
                <w:szCs w:val="21"/>
              </w:rPr>
              <w:t>book</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//直接返回成功</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i/>
                <w:color w:val="0000C0"/>
                <w:szCs w:val="21"/>
              </w:rPr>
              <w:t>SUCCESS</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Book getModel()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xml:space="preserve">// </w:t>
            </w:r>
            <w:r>
              <w:rPr>
                <w:rFonts w:hint="eastAsia" w:ascii="Consolas" w:hAnsi="Consolas" w:eastAsia="Consolas"/>
                <w:b/>
                <w:color w:val="7F9FBF"/>
                <w:szCs w:val="21"/>
              </w:rPr>
              <w:t>TODO</w:t>
            </w:r>
            <w:r>
              <w:rPr>
                <w:rFonts w:hint="eastAsia" w:ascii="Consolas" w:hAnsi="Consolas" w:eastAsia="Consolas"/>
                <w:color w:val="3F7F5F"/>
                <w:szCs w:val="21"/>
              </w:rPr>
              <w:t xml:space="preserve"> Auto-generated method stub</w:t>
            </w:r>
          </w:p>
          <w:p>
            <w:pPr>
              <w:jc w:val="left"/>
              <w:rPr>
                <w:rFonts w:ascii="Consolas" w:hAnsi="Consolas" w:eastAsia="Consolas"/>
                <w:color w:val="000000"/>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0000C0"/>
                <w:szCs w:val="21"/>
              </w:rPr>
              <w:t>book</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w:t>
            </w:r>
          </w:p>
          <w:p>
            <w:pPr>
              <w:rPr>
                <w:szCs w:val="21"/>
              </w:rPr>
            </w:pPr>
          </w:p>
        </w:tc>
      </w:tr>
    </w:tbl>
    <w:p>
      <w:pPr>
        <w:rPr>
          <w:szCs w:val="21"/>
          <w:highlight w:val="yellow"/>
        </w:rPr>
      </w:pPr>
    </w:p>
    <w:p>
      <w:pPr>
        <w:rPr>
          <w:szCs w:val="21"/>
        </w:rPr>
      </w:pPr>
      <w:r>
        <w:rPr>
          <w:rFonts w:hint="eastAsia"/>
          <w:szCs w:val="21"/>
          <w:highlight w:val="yellow"/>
        </w:rPr>
        <w:t>【第四步】</w:t>
      </w:r>
      <w:r>
        <w:rPr>
          <w:rFonts w:hint="eastAsia"/>
          <w:szCs w:val="21"/>
        </w:rPr>
        <w:t>配置struts.xml文件：</w:t>
      </w:r>
    </w:p>
    <w:p>
      <w:pPr>
        <w:rPr>
          <w:szCs w:val="21"/>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package</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"interceptor"</w:t>
            </w:r>
            <w:r>
              <w:rPr>
                <w:rFonts w:hint="eastAsia" w:ascii="Consolas" w:hAnsi="Consolas" w:eastAsia="Consolas"/>
                <w:szCs w:val="21"/>
              </w:rPr>
              <w:t xml:space="preserve"> </w:t>
            </w:r>
            <w:r>
              <w:rPr>
                <w:rFonts w:hint="eastAsia" w:ascii="Consolas" w:hAnsi="Consolas" w:eastAsia="Consolas"/>
                <w:color w:val="7F007F"/>
                <w:szCs w:val="21"/>
              </w:rPr>
              <w:t>extends</w:t>
            </w:r>
            <w:r>
              <w:rPr>
                <w:rFonts w:hint="eastAsia" w:ascii="Consolas" w:hAnsi="Consolas" w:eastAsia="Consolas"/>
                <w:color w:val="000000"/>
                <w:szCs w:val="21"/>
              </w:rPr>
              <w:t>=</w:t>
            </w:r>
            <w:r>
              <w:rPr>
                <w:rFonts w:hint="eastAsia" w:ascii="Consolas" w:hAnsi="Consolas" w:eastAsia="Consolas"/>
                <w:i/>
                <w:color w:val="2A00FF"/>
                <w:szCs w:val="21"/>
              </w:rPr>
              <w:t>"struts-default"</w:t>
            </w:r>
            <w:r>
              <w:rPr>
                <w:rFonts w:hint="eastAsia" w:ascii="Consolas" w:hAnsi="Consolas" w:eastAsia="Consolas"/>
                <w:szCs w:val="21"/>
              </w:rPr>
              <w:t xml:space="preserve"> </w:t>
            </w:r>
            <w:r>
              <w:rPr>
                <w:rFonts w:hint="eastAsia" w:ascii="Consolas" w:hAnsi="Consolas" w:eastAsia="Consolas"/>
                <w:color w:val="7F007F"/>
                <w:szCs w:val="21"/>
              </w:rPr>
              <w:t>namespace</w:t>
            </w:r>
            <w:r>
              <w:rPr>
                <w:rFonts w:hint="eastAsia" w:ascii="Consolas" w:hAnsi="Consolas" w:eastAsia="Consolas"/>
                <w:color w:val="000000"/>
                <w:szCs w:val="21"/>
              </w:rPr>
              <w:t>=</w:t>
            </w:r>
            <w:r>
              <w:rPr>
                <w:rFonts w:hint="eastAsia" w:ascii="Consolas" w:hAnsi="Consolas" w:eastAsia="Consolas"/>
                <w:i/>
                <w:color w:val="2A00FF"/>
                <w:szCs w:val="21"/>
              </w:rPr>
              <w:t>"/interceptor"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action</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"user_*"</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"com.igeek.interceptor.UserAction"</w:t>
            </w:r>
            <w:r>
              <w:rPr>
                <w:rFonts w:hint="eastAsia" w:ascii="Consolas" w:hAnsi="Consolas" w:eastAsia="Consolas"/>
                <w:szCs w:val="21"/>
              </w:rPr>
              <w:t xml:space="preserve"> </w:t>
            </w:r>
            <w:r>
              <w:rPr>
                <w:rFonts w:hint="eastAsia" w:ascii="Consolas" w:hAnsi="Consolas" w:eastAsia="Consolas"/>
                <w:color w:val="7F007F"/>
                <w:szCs w:val="21"/>
              </w:rPr>
              <w:t>method</w:t>
            </w:r>
            <w:r>
              <w:rPr>
                <w:rFonts w:hint="eastAsia" w:ascii="Consolas" w:hAnsi="Consolas" w:eastAsia="Consolas"/>
                <w:color w:val="000000"/>
                <w:szCs w:val="21"/>
              </w:rPr>
              <w:t>=</w:t>
            </w:r>
            <w:r>
              <w:rPr>
                <w:rFonts w:hint="eastAsia" w:ascii="Consolas" w:hAnsi="Consolas" w:eastAsia="Consolas"/>
                <w:i/>
                <w:color w:val="2A00FF"/>
                <w:szCs w:val="21"/>
              </w:rPr>
              <w:t>"{1}"</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"login_success"</w:t>
            </w:r>
            <w:r>
              <w:rPr>
                <w:rFonts w:hint="eastAsia" w:ascii="Consolas" w:hAnsi="Consolas" w:eastAsia="Consolas"/>
                <w:color w:val="008080"/>
                <w:szCs w:val="21"/>
              </w:rPr>
              <w:t>&gt;</w:t>
            </w:r>
            <w:r>
              <w:rPr>
                <w:rFonts w:hint="eastAsia" w:ascii="Consolas" w:hAnsi="Consolas" w:eastAsia="Consolas"/>
                <w:color w:val="000000"/>
                <w:szCs w:val="21"/>
              </w:rPr>
              <w:t>/</w:t>
            </w:r>
            <w:r>
              <w:rPr>
                <w:rFonts w:hint="eastAsia" w:ascii="Consolas" w:hAnsi="Consolas" w:eastAsia="宋体"/>
                <w:color w:val="000000"/>
                <w:szCs w:val="21"/>
              </w:rPr>
              <w:t>a_interceptor</w:t>
            </w:r>
            <w:r>
              <w:rPr>
                <w:rFonts w:hint="eastAsia" w:ascii="Consolas" w:hAnsi="Consolas" w:eastAsia="Consolas"/>
                <w:color w:val="000000"/>
                <w:szCs w:val="21"/>
              </w:rPr>
              <w:t>/addbook.jsp</w:t>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"login_fail"</w:t>
            </w:r>
            <w:r>
              <w:rPr>
                <w:rFonts w:hint="eastAsia" w:ascii="Consolas" w:hAnsi="Consolas" w:eastAsia="Consolas"/>
                <w:color w:val="008080"/>
                <w:szCs w:val="21"/>
              </w:rPr>
              <w:t>&gt;</w:t>
            </w:r>
            <w:r>
              <w:rPr>
                <w:rFonts w:hint="eastAsia" w:ascii="Consolas" w:hAnsi="Consolas" w:eastAsia="Consolas"/>
                <w:color w:val="000000"/>
                <w:szCs w:val="21"/>
              </w:rPr>
              <w:t>/</w:t>
            </w:r>
            <w:r>
              <w:rPr>
                <w:rFonts w:hint="eastAsia" w:ascii="Consolas" w:hAnsi="Consolas" w:eastAsia="宋体"/>
                <w:color w:val="000000"/>
                <w:szCs w:val="21"/>
              </w:rPr>
              <w:t>a_interceptor</w:t>
            </w:r>
            <w:r>
              <w:rPr>
                <w:rFonts w:hint="eastAsia" w:ascii="Consolas" w:hAnsi="Consolas" w:eastAsia="Consolas"/>
                <w:color w:val="000000"/>
                <w:szCs w:val="21"/>
              </w:rPr>
              <w:t>/login.jsp</w:t>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action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action</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"book_*"</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"com.igeek.interceptor.BookAction"</w:t>
            </w:r>
            <w:r>
              <w:rPr>
                <w:rFonts w:hint="eastAsia" w:ascii="Consolas" w:hAnsi="Consolas" w:eastAsia="Consolas"/>
                <w:szCs w:val="21"/>
              </w:rPr>
              <w:t xml:space="preserve"> </w:t>
            </w:r>
            <w:r>
              <w:rPr>
                <w:rFonts w:hint="eastAsia" w:ascii="Consolas" w:hAnsi="Consolas" w:eastAsia="Consolas"/>
                <w:color w:val="7F007F"/>
                <w:szCs w:val="21"/>
              </w:rPr>
              <w:t>method</w:t>
            </w:r>
            <w:r>
              <w:rPr>
                <w:rFonts w:hint="eastAsia" w:ascii="Consolas" w:hAnsi="Consolas" w:eastAsia="Consolas"/>
                <w:color w:val="000000"/>
                <w:szCs w:val="21"/>
              </w:rPr>
              <w:t>=</w:t>
            </w:r>
            <w:r>
              <w:rPr>
                <w:rFonts w:hint="eastAsia" w:ascii="Consolas" w:hAnsi="Consolas" w:eastAsia="Consolas"/>
                <w:i/>
                <w:color w:val="2A00FF"/>
                <w:szCs w:val="21"/>
              </w:rPr>
              <w:t>"{1}"</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color w:val="008080"/>
                <w:szCs w:val="21"/>
              </w:rPr>
              <w:t>&gt;</w:t>
            </w:r>
            <w:r>
              <w:rPr>
                <w:rFonts w:hint="eastAsia" w:ascii="Consolas" w:hAnsi="Consolas" w:eastAsia="Consolas"/>
                <w:color w:val="000000"/>
                <w:szCs w:val="21"/>
              </w:rPr>
              <w:t>/</w:t>
            </w:r>
            <w:r>
              <w:rPr>
                <w:rFonts w:hint="eastAsia" w:ascii="Consolas" w:hAnsi="Consolas" w:eastAsia="宋体"/>
                <w:color w:val="000000"/>
                <w:szCs w:val="21"/>
              </w:rPr>
              <w:t>a_interceptor</w:t>
            </w:r>
            <w:r>
              <w:rPr>
                <w:rFonts w:hint="eastAsia" w:ascii="Consolas" w:hAnsi="Consolas" w:eastAsia="Consolas"/>
                <w:color w:val="000000"/>
                <w:szCs w:val="21"/>
              </w:rPr>
              <w:t>/add</w:t>
            </w:r>
            <w:r>
              <w:rPr>
                <w:rFonts w:hint="eastAsia" w:ascii="Consolas" w:hAnsi="Consolas" w:eastAsia="宋体"/>
                <w:color w:val="000000"/>
                <w:szCs w:val="21"/>
              </w:rPr>
              <w:t>books</w:t>
            </w:r>
            <w:r>
              <w:rPr>
                <w:rFonts w:hint="eastAsia" w:ascii="Consolas" w:hAnsi="Consolas" w:eastAsia="Consolas"/>
                <w:color w:val="000000"/>
                <w:szCs w:val="21"/>
              </w:rPr>
              <w:t>uccess.jsp</w:t>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action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package</w:t>
            </w:r>
            <w:r>
              <w:rPr>
                <w:rFonts w:hint="eastAsia" w:ascii="Consolas" w:hAnsi="Consolas" w:eastAsia="Consolas"/>
                <w:color w:val="008080"/>
                <w:szCs w:val="21"/>
              </w:rPr>
              <w:t>&gt;</w:t>
            </w:r>
          </w:p>
          <w:p>
            <w:pPr>
              <w:rPr>
                <w:szCs w:val="21"/>
              </w:rPr>
            </w:pPr>
            <w:r>
              <w:rPr>
                <w:rFonts w:hint="eastAsia" w:ascii="Consolas" w:hAnsi="Consolas" w:eastAsia="Consolas"/>
                <w:color w:val="000000"/>
                <w:szCs w:val="21"/>
              </w:rPr>
              <w:tab/>
            </w:r>
          </w:p>
        </w:tc>
      </w:tr>
    </w:tbl>
    <w:p>
      <w:pPr>
        <w:rPr>
          <w:szCs w:val="21"/>
        </w:rPr>
      </w:pPr>
    </w:p>
    <w:p>
      <w:pPr>
        <w:rPr>
          <w:szCs w:val="21"/>
        </w:rPr>
      </w:pPr>
    </w:p>
    <w:p>
      <w:pPr>
        <w:rPr>
          <w:szCs w:val="21"/>
          <w:highlight w:val="yellow"/>
        </w:rPr>
      </w:pPr>
      <w:r>
        <w:rPr>
          <w:rFonts w:hint="eastAsia"/>
          <w:szCs w:val="21"/>
          <w:highlight w:val="yellow"/>
        </w:rPr>
        <w:t>【测试】测试一下上述配置是否OK</w:t>
      </w:r>
    </w:p>
    <w:p>
      <w:pPr>
        <w:rPr>
          <w:szCs w:val="21"/>
        </w:rPr>
      </w:pPr>
    </w:p>
    <w:p>
      <w:pPr>
        <w:rPr>
          <w:szCs w:val="21"/>
        </w:rPr>
      </w:pPr>
    </w:p>
    <w:p>
      <w:pPr>
        <w:rPr>
          <w:szCs w:val="21"/>
        </w:rPr>
      </w:pPr>
      <w:r>
        <w:rPr>
          <w:rFonts w:hint="eastAsia"/>
          <w:szCs w:val="21"/>
          <w:highlight w:val="yellow"/>
        </w:rPr>
        <w:t>【第五步】</w:t>
      </w:r>
      <w:r>
        <w:rPr>
          <w:rFonts w:hint="eastAsia"/>
          <w:szCs w:val="21"/>
        </w:rPr>
        <w:t>自定义的拦截器，MyInterceptor.java类：</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b/>
                <w:color w:val="7F0055"/>
                <w:szCs w:val="21"/>
              </w:rPr>
              <w:t>package</w:t>
            </w:r>
            <w:r>
              <w:rPr>
                <w:rFonts w:hint="eastAsia" w:ascii="Consolas" w:hAnsi="Consolas" w:eastAsia="Consolas"/>
                <w:color w:val="000000"/>
                <w:szCs w:val="21"/>
              </w:rPr>
              <w:t xml:space="preserve"> com.igeek.interceptor;</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org.apache.struts2.ServletActionContext;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com.opensymphony.xwork2.ActionInvocation;</w:t>
            </w: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com.opensymphony.xwork2.ActionSupport;</w:t>
            </w: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w:t>
            </w:r>
            <w:r>
              <w:rPr>
                <w:rFonts w:hint="eastAsia" w:ascii="Consolas" w:hAnsi="Consolas" w:eastAsia="Consolas"/>
                <w:color w:val="000000"/>
                <w:szCs w:val="21"/>
                <w:u w:val="single"/>
              </w:rPr>
              <w:t>com.opensymphony.xwork2.interceptor.Interceptor</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com.opensymphony.xwork2.interceptor.MethodFilterInterceptor;</w:t>
            </w:r>
          </w:p>
          <w:p>
            <w:pPr>
              <w:jc w:val="left"/>
              <w:rPr>
                <w:rFonts w:ascii="Consolas" w:hAnsi="Consolas" w:eastAsia="Consolas"/>
                <w:szCs w:val="21"/>
              </w:rPr>
            </w:pP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color w:val="3F5FBF"/>
                <w:szCs w:val="21"/>
              </w:rPr>
              <w:t xml:space="preserve"> * 自定义拦截器，继承MethodFilterInterceptor类</w:t>
            </w:r>
          </w:p>
          <w:p>
            <w:pPr>
              <w:jc w:val="left"/>
              <w:rPr>
                <w:rFonts w:ascii="Consolas" w:hAnsi="Consolas" w:eastAsia="Consolas"/>
                <w:szCs w:val="21"/>
              </w:rPr>
            </w:pPr>
            <w:r>
              <w:rPr>
                <w:rFonts w:hint="eastAsia" w:ascii="Consolas" w:hAnsi="Consolas" w:eastAsia="Consolas"/>
                <w:color w:val="3F5FBF"/>
                <w:szCs w:val="21"/>
              </w:rPr>
              <w:t xml:space="preserve"> * </w:t>
            </w:r>
            <w:r>
              <w:rPr>
                <w:rFonts w:hint="eastAsia" w:ascii="Consolas" w:hAnsi="Consolas" w:eastAsia="Consolas"/>
                <w:b/>
                <w:color w:val="7F9FBF"/>
                <w:szCs w:val="21"/>
              </w:rPr>
              <w:t>@author</w:t>
            </w:r>
            <w:r>
              <w:rPr>
                <w:rFonts w:hint="eastAsia" w:ascii="Consolas" w:hAnsi="Consolas" w:eastAsia="Consolas"/>
                <w:color w:val="3F5FBF"/>
                <w:szCs w:val="21"/>
              </w:rPr>
              <w:t xml:space="preserve"> </w:t>
            </w:r>
            <w:r>
              <w:rPr>
                <w:rFonts w:hint="eastAsia" w:ascii="Consolas" w:hAnsi="Consolas" w:eastAsia="Consolas"/>
                <w:color w:val="3F5FBF"/>
                <w:szCs w:val="21"/>
                <w:u w:val="single"/>
              </w:rPr>
              <w:t>jerry</w:t>
            </w:r>
          </w:p>
          <w:p>
            <w:pPr>
              <w:jc w:val="left"/>
              <w:rPr>
                <w:rFonts w:ascii="Consolas" w:hAnsi="Consolas" w:eastAsia="Consolas"/>
                <w:szCs w:val="21"/>
              </w:rPr>
            </w:pP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w:t>
            </w:r>
            <w:r>
              <w:rPr>
                <w:rFonts w:hint="eastAsia" w:ascii="Consolas" w:hAnsi="Consolas" w:eastAsia="Consolas"/>
                <w:color w:val="000000"/>
                <w:szCs w:val="21"/>
                <w:u w:val="single"/>
              </w:rPr>
              <w:t>MyInterceptor</w:t>
            </w:r>
            <w:r>
              <w:rPr>
                <w:rFonts w:hint="eastAsia" w:ascii="Consolas" w:hAnsi="Consolas" w:eastAsia="Consolas"/>
                <w:color w:val="000000"/>
                <w:szCs w:val="21"/>
              </w:rPr>
              <w:t xml:space="preserve"> </w:t>
            </w:r>
            <w:r>
              <w:rPr>
                <w:rFonts w:hint="eastAsia" w:ascii="Consolas" w:hAnsi="Consolas" w:eastAsia="Consolas"/>
                <w:b/>
                <w:color w:val="7F0055"/>
                <w:szCs w:val="21"/>
              </w:rPr>
              <w:t>extends</w:t>
            </w:r>
            <w:r>
              <w:rPr>
                <w:rFonts w:hint="eastAsia" w:ascii="Consolas" w:hAnsi="Consolas" w:eastAsia="Consolas"/>
                <w:color w:val="000000"/>
                <w:szCs w:val="21"/>
              </w:rPr>
              <w:t xml:space="preserve"> MethodFilterInterceptor{</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3F7F5F"/>
                <w:szCs w:val="21"/>
              </w:rPr>
              <w:t>//拦截Action方法</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//要把UserAction的login()方法拦截，判断session中是否有user对象（是否登录）</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protected</w:t>
            </w:r>
            <w:r>
              <w:rPr>
                <w:rFonts w:hint="eastAsia" w:ascii="Consolas" w:hAnsi="Consolas" w:eastAsia="Consolas"/>
                <w:color w:val="000000"/>
                <w:szCs w:val="21"/>
              </w:rPr>
              <w:t xml:space="preserve"> String doIntercept(ActionInvocation </w:t>
            </w:r>
            <w:r>
              <w:rPr>
                <w:rFonts w:hint="eastAsia" w:ascii="Consolas" w:hAnsi="Consolas" w:eastAsia="Consolas"/>
                <w:color w:val="6A3E3E"/>
                <w:szCs w:val="21"/>
              </w:rPr>
              <w:t>invocation</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User </w:t>
            </w:r>
            <w:r>
              <w:rPr>
                <w:rFonts w:hint="eastAsia" w:ascii="Consolas" w:hAnsi="Consolas" w:eastAsia="Consolas"/>
                <w:color w:val="6A3E3E"/>
                <w:szCs w:val="21"/>
              </w:rPr>
              <w:t>user</w:t>
            </w:r>
            <w:r>
              <w:rPr>
                <w:rFonts w:hint="eastAsia" w:ascii="Consolas" w:hAnsi="Consolas" w:eastAsia="Consolas"/>
                <w:color w:val="000000"/>
                <w:szCs w:val="21"/>
              </w:rPr>
              <w:t>= (User) ServletActionContext.</w:t>
            </w:r>
            <w:r>
              <w:rPr>
                <w:rFonts w:hint="eastAsia" w:ascii="Consolas" w:hAnsi="Consolas" w:eastAsia="Consolas"/>
                <w:i/>
                <w:color w:val="000000"/>
                <w:szCs w:val="21"/>
              </w:rPr>
              <w:t>getRequest</w:t>
            </w:r>
            <w:r>
              <w:rPr>
                <w:rFonts w:hint="eastAsia" w:ascii="Consolas" w:hAnsi="Consolas" w:eastAsia="Consolas"/>
                <w:color w:val="000000"/>
                <w:szCs w:val="21"/>
              </w:rPr>
              <w:t>().getSession().getAttribute(</w:t>
            </w:r>
            <w:r>
              <w:rPr>
                <w:rFonts w:hint="eastAsia" w:ascii="Consolas" w:hAnsi="Consolas" w:eastAsia="Consolas"/>
                <w:color w:val="2A00FF"/>
                <w:szCs w:val="21"/>
              </w:rPr>
              <w:t>"user"</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//判断</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user</w:t>
            </w:r>
            <w:r>
              <w:rPr>
                <w:rFonts w:hint="eastAsia" w:ascii="Consolas" w:hAnsi="Consolas" w:eastAsia="Consolas"/>
                <w:color w:val="000000"/>
                <w:szCs w:val="21"/>
              </w:rPr>
              <w:t>!=</w:t>
            </w:r>
            <w:r>
              <w:rPr>
                <w:rFonts w:hint="eastAsia" w:ascii="Consolas" w:hAnsi="Consolas" w:eastAsia="Consolas"/>
                <w:b/>
                <w:color w:val="7F0055"/>
                <w:szCs w:val="21"/>
              </w:rPr>
              <w:t>null</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//执行</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6A3E3E"/>
                <w:szCs w:val="21"/>
              </w:rPr>
              <w:t>invocation</w:t>
            </w:r>
            <w:r>
              <w:rPr>
                <w:rFonts w:hint="eastAsia" w:ascii="Consolas" w:hAnsi="Consolas" w:eastAsia="Consolas"/>
                <w:color w:val="000000"/>
                <w:szCs w:val="21"/>
              </w:rPr>
              <w:t>.invoke();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b/>
                <w:color w:val="7F0055"/>
                <w:szCs w:val="21"/>
              </w:rPr>
              <w:t>else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//跳转到登录页面</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//获取当前执行的Action对象</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ActionSupport </w:t>
            </w:r>
            <w:r>
              <w:rPr>
                <w:rFonts w:hint="eastAsia" w:ascii="Consolas" w:hAnsi="Consolas" w:eastAsia="Consolas"/>
                <w:color w:val="6A3E3E"/>
                <w:szCs w:val="21"/>
              </w:rPr>
              <w:t>support</w:t>
            </w:r>
            <w:r>
              <w:rPr>
                <w:rFonts w:hint="eastAsia" w:ascii="Consolas" w:hAnsi="Consolas" w:eastAsia="Consolas"/>
                <w:color w:val="000000"/>
                <w:szCs w:val="21"/>
              </w:rPr>
              <w:t xml:space="preserve"> = (ActionSupport) </w:t>
            </w:r>
            <w:r>
              <w:rPr>
                <w:rFonts w:hint="eastAsia" w:ascii="Consolas" w:hAnsi="Consolas" w:eastAsia="Consolas"/>
                <w:color w:val="6A3E3E"/>
                <w:szCs w:val="21"/>
              </w:rPr>
              <w:t>invocation</w:t>
            </w:r>
            <w:r>
              <w:rPr>
                <w:rFonts w:hint="eastAsia" w:ascii="Consolas" w:hAnsi="Consolas" w:eastAsia="Consolas"/>
                <w:color w:val="000000"/>
                <w:szCs w:val="21"/>
              </w:rPr>
              <w:t>.getAction();</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support</w:t>
            </w:r>
            <w:r>
              <w:rPr>
                <w:rFonts w:hint="eastAsia" w:ascii="Consolas" w:hAnsi="Consolas" w:eastAsia="Consolas"/>
                <w:color w:val="000000"/>
                <w:szCs w:val="21"/>
              </w:rPr>
              <w:t>.addFieldError(</w:t>
            </w:r>
            <w:r>
              <w:rPr>
                <w:rFonts w:hint="eastAsia" w:ascii="Consolas" w:hAnsi="Consolas" w:eastAsia="Consolas"/>
                <w:color w:val="2A00FF"/>
                <w:szCs w:val="21"/>
              </w:rPr>
              <w:t>"error"</w:t>
            </w:r>
            <w:r>
              <w:rPr>
                <w:rFonts w:hint="eastAsia" w:ascii="Consolas" w:hAnsi="Consolas" w:eastAsia="Consolas"/>
                <w:color w:val="000000"/>
                <w:szCs w:val="21"/>
              </w:rPr>
              <w:t xml:space="preserve">, </w:t>
            </w:r>
            <w:r>
              <w:rPr>
                <w:rFonts w:hint="eastAsia" w:ascii="Consolas" w:hAnsi="Consolas" w:eastAsia="Consolas"/>
                <w:color w:val="2A00FF"/>
                <w:szCs w:val="21"/>
              </w:rPr>
              <w:t>"请登录..."</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//返回一个未登录的结果集</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"no_login"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rPr>
                <w:szCs w:val="21"/>
              </w:rPr>
            </w:pPr>
            <w:r>
              <w:rPr>
                <w:rFonts w:hint="eastAsia" w:ascii="Consolas" w:hAnsi="Consolas" w:eastAsia="Consolas"/>
                <w:color w:val="000000"/>
                <w:szCs w:val="21"/>
              </w:rPr>
              <w:t>}</w:t>
            </w:r>
          </w:p>
        </w:tc>
      </w:tr>
    </w:tbl>
    <w:p>
      <w:pPr>
        <w:rPr>
          <w:szCs w:val="21"/>
        </w:rPr>
      </w:pPr>
    </w:p>
    <w:p>
      <w:pPr>
        <w:rPr>
          <w:szCs w:val="21"/>
        </w:rPr>
      </w:pPr>
    </w:p>
    <w:p>
      <w:pPr>
        <w:rPr>
          <w:szCs w:val="21"/>
        </w:rPr>
      </w:pPr>
      <w:r>
        <w:rPr>
          <w:rFonts w:hint="eastAsia"/>
          <w:szCs w:val="21"/>
          <w:highlight w:val="yellow"/>
        </w:rPr>
        <w:t>【第六步】</w:t>
      </w:r>
      <w:r>
        <w:rPr>
          <w:rFonts w:hint="eastAsia"/>
          <w:szCs w:val="21"/>
        </w:rPr>
        <w:t>配置struts.xml:</w:t>
      </w:r>
    </w:p>
    <w:p>
      <w:pPr>
        <w:rPr>
          <w:szCs w:val="21"/>
        </w:rPr>
      </w:pP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334" w:type="dxa"/>
            <w:shd w:val="clear" w:color="auto" w:fill="CFCECE" w:themeFill="background2" w:themeFillShade="E5"/>
          </w:tcPr>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highlight w:val="lightGray"/>
              </w:rPr>
              <w:t>package</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"interceptor"</w:t>
            </w:r>
            <w:r>
              <w:rPr>
                <w:rFonts w:hint="eastAsia" w:ascii="Consolas" w:hAnsi="Consolas" w:eastAsia="Consolas"/>
                <w:szCs w:val="21"/>
              </w:rPr>
              <w:t xml:space="preserve"> </w:t>
            </w:r>
            <w:r>
              <w:rPr>
                <w:rFonts w:hint="eastAsia" w:ascii="Consolas" w:hAnsi="Consolas" w:eastAsia="Consolas"/>
                <w:color w:val="7F007F"/>
                <w:szCs w:val="21"/>
              </w:rPr>
              <w:t>extends</w:t>
            </w:r>
            <w:r>
              <w:rPr>
                <w:rFonts w:hint="eastAsia" w:ascii="Consolas" w:hAnsi="Consolas" w:eastAsia="Consolas"/>
                <w:color w:val="000000"/>
                <w:szCs w:val="21"/>
              </w:rPr>
              <w:t>=</w:t>
            </w:r>
            <w:r>
              <w:rPr>
                <w:rFonts w:hint="eastAsia" w:ascii="Consolas" w:hAnsi="Consolas" w:eastAsia="Consolas"/>
                <w:i/>
                <w:color w:val="2A00FF"/>
                <w:szCs w:val="21"/>
              </w:rPr>
              <w:t>"struts-default"</w:t>
            </w:r>
            <w:r>
              <w:rPr>
                <w:rFonts w:hint="eastAsia" w:ascii="Consolas" w:hAnsi="Consolas" w:eastAsia="Consolas"/>
                <w:szCs w:val="21"/>
              </w:rPr>
              <w:t xml:space="preserve"> </w:t>
            </w:r>
            <w:r>
              <w:rPr>
                <w:rFonts w:hint="eastAsia" w:ascii="Consolas" w:hAnsi="Consolas" w:eastAsia="Consolas"/>
                <w:color w:val="7F007F"/>
                <w:szCs w:val="21"/>
              </w:rPr>
              <w:t>namespace</w:t>
            </w:r>
            <w:r>
              <w:rPr>
                <w:rFonts w:hint="eastAsia" w:ascii="Consolas" w:hAnsi="Consolas" w:eastAsia="Consolas"/>
                <w:color w:val="000000"/>
                <w:szCs w:val="21"/>
              </w:rPr>
              <w:t>=</w:t>
            </w:r>
            <w:r>
              <w:rPr>
                <w:rFonts w:hint="eastAsia" w:ascii="Consolas" w:hAnsi="Consolas" w:eastAsia="Consolas"/>
                <w:i/>
                <w:color w:val="2A00FF"/>
                <w:szCs w:val="21"/>
              </w:rPr>
              <w:t>"/interceptor"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3F5FBF"/>
                <w:szCs w:val="21"/>
              </w:rPr>
              <w:t>&lt;!-- 注册拦截器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name:名字  class：拦截器对应的完整的包路径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"myInterceptor"</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"com.igeek.interceptor.MyInterceptor"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登录的方法放行呢？</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excludeMethods：放行的方法：</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includeMethods：只拦截的方法</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"excludeMethods"</w:t>
            </w:r>
            <w:r>
              <w:rPr>
                <w:rFonts w:hint="eastAsia" w:ascii="Consolas" w:hAnsi="Consolas" w:eastAsia="Consolas"/>
                <w:color w:val="008080"/>
                <w:szCs w:val="21"/>
              </w:rPr>
              <w:t>&gt;</w:t>
            </w:r>
            <w:r>
              <w:rPr>
                <w:rFonts w:hint="eastAsia" w:ascii="Consolas" w:hAnsi="Consolas" w:eastAsia="Consolas"/>
                <w:color w:val="000000"/>
                <w:szCs w:val="21"/>
              </w:rPr>
              <w:t>login</w:t>
            </w:r>
            <w:r>
              <w:rPr>
                <w:rFonts w:hint="eastAsia" w:ascii="Consolas" w:hAnsi="Consolas" w:eastAsia="Consolas"/>
                <w:color w:val="008080"/>
                <w:szCs w:val="21"/>
              </w:rPr>
              <w:t>&lt;/</w:t>
            </w:r>
            <w:r>
              <w:rPr>
                <w:rFonts w:hint="eastAsia" w:ascii="Consolas" w:hAnsi="Consolas" w:eastAsia="Consolas"/>
                <w:color w:val="3F7F7F"/>
                <w:szCs w:val="21"/>
              </w:rPr>
              <w: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设置拦截器栈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interceptor-stack</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"myStack"</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interceptor-ref</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"myInterceptor"</w:t>
            </w:r>
            <w:r>
              <w:rPr>
                <w:rFonts w:hint="eastAsia" w:ascii="Consolas" w:hAnsi="Consolas" w:eastAsia="Consolas"/>
                <w:color w:val="008080"/>
                <w:szCs w:val="21"/>
              </w:rPr>
              <w:t>&gt;&lt;/</w:t>
            </w:r>
            <w:r>
              <w:rPr>
                <w:rFonts w:hint="eastAsia" w:ascii="Consolas" w:hAnsi="Consolas" w:eastAsia="Consolas"/>
                <w:color w:val="3F7F7F"/>
                <w:szCs w:val="21"/>
              </w:rPr>
              <w:t>interceptor-ref</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interceptor-ref</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"defaultStack"</w:t>
            </w:r>
            <w:r>
              <w:rPr>
                <w:rFonts w:hint="eastAsia" w:ascii="Consolas" w:hAnsi="Consolas" w:eastAsia="Consolas"/>
                <w:color w:val="008080"/>
                <w:szCs w:val="21"/>
              </w:rPr>
              <w:t>&gt;&lt;/</w:t>
            </w:r>
            <w:r>
              <w:rPr>
                <w:rFonts w:hint="eastAsia" w:ascii="Consolas" w:hAnsi="Consolas" w:eastAsia="Consolas"/>
                <w:color w:val="3F7F7F"/>
                <w:szCs w:val="21"/>
              </w:rPr>
              <w:t>interceptor-ref</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interceptor-stack</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interceptors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告诉系统使用自定义的拦截器栈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default-interceptor-ref</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"myStack"</w:t>
            </w:r>
            <w:r>
              <w:rPr>
                <w:rFonts w:hint="eastAsia" w:ascii="Consolas" w:hAnsi="Consolas" w:eastAsia="Consolas"/>
                <w:color w:val="008080"/>
                <w:szCs w:val="21"/>
              </w:rPr>
              <w:t>&gt;&lt;/</w:t>
            </w:r>
            <w:r>
              <w:rPr>
                <w:rFonts w:hint="eastAsia" w:ascii="Consolas" w:hAnsi="Consolas" w:eastAsia="Consolas"/>
                <w:color w:val="3F7F7F"/>
                <w:szCs w:val="21"/>
              </w:rPr>
              <w:t>default-interceptor-ref</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配置全局结果集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global-results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"no_login"</w:t>
            </w:r>
            <w:r>
              <w:rPr>
                <w:rFonts w:hint="eastAsia" w:ascii="Consolas" w:hAnsi="Consolas" w:eastAsia="Consolas"/>
                <w:color w:val="008080"/>
                <w:szCs w:val="21"/>
              </w:rPr>
              <w:t>&gt;</w:t>
            </w:r>
            <w:r>
              <w:rPr>
                <w:rFonts w:hint="eastAsia" w:ascii="Consolas" w:hAnsi="Consolas" w:eastAsia="Consolas"/>
                <w:color w:val="000000"/>
                <w:szCs w:val="21"/>
              </w:rPr>
              <w:t>/a_interceptor/login.jsp</w:t>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global-results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3F5FBF"/>
                <w:szCs w:val="21"/>
              </w:rPr>
              <w:t>&lt;!-- UserAction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action</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"user_*"</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"com.igeek.interceptor.UserAction"</w:t>
            </w:r>
            <w:r>
              <w:rPr>
                <w:rFonts w:hint="eastAsia" w:ascii="Consolas" w:hAnsi="Consolas" w:eastAsia="Consolas"/>
                <w:szCs w:val="21"/>
              </w:rPr>
              <w:t xml:space="preserve"> </w:t>
            </w:r>
            <w:r>
              <w:rPr>
                <w:rFonts w:hint="eastAsia" w:ascii="Consolas" w:hAnsi="Consolas" w:eastAsia="Consolas"/>
                <w:color w:val="7F007F"/>
                <w:szCs w:val="21"/>
              </w:rPr>
              <w:t>method</w:t>
            </w:r>
            <w:r>
              <w:rPr>
                <w:rFonts w:hint="eastAsia" w:ascii="Consolas" w:hAnsi="Consolas" w:eastAsia="Consolas"/>
                <w:color w:val="000000"/>
                <w:szCs w:val="21"/>
              </w:rPr>
              <w:t>=</w:t>
            </w:r>
            <w:r>
              <w:rPr>
                <w:rFonts w:hint="eastAsia" w:ascii="Consolas" w:hAnsi="Consolas" w:eastAsia="Consolas"/>
                <w:i/>
                <w:color w:val="2A00FF"/>
                <w:szCs w:val="21"/>
              </w:rPr>
              <w:t>"{1}"</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"login_success"</w:t>
            </w:r>
            <w:r>
              <w:rPr>
                <w:rFonts w:hint="eastAsia" w:ascii="Consolas" w:hAnsi="Consolas" w:eastAsia="Consolas"/>
                <w:color w:val="008080"/>
                <w:szCs w:val="21"/>
              </w:rPr>
              <w:t>&gt;</w:t>
            </w:r>
            <w:r>
              <w:rPr>
                <w:rFonts w:hint="eastAsia" w:ascii="Consolas" w:hAnsi="Consolas" w:eastAsia="Consolas"/>
                <w:color w:val="000000"/>
                <w:szCs w:val="21"/>
              </w:rPr>
              <w:t>/a_interceptor/addbook.jsp</w:t>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"login_fail"</w:t>
            </w:r>
            <w:r>
              <w:rPr>
                <w:rFonts w:hint="eastAsia" w:ascii="Consolas" w:hAnsi="Consolas" w:eastAsia="Consolas"/>
                <w:color w:val="008080"/>
                <w:szCs w:val="21"/>
              </w:rPr>
              <w:t>&gt;</w:t>
            </w:r>
            <w:r>
              <w:rPr>
                <w:rFonts w:hint="eastAsia" w:ascii="Consolas" w:hAnsi="Consolas" w:eastAsia="Consolas"/>
                <w:color w:val="000000"/>
                <w:szCs w:val="21"/>
              </w:rPr>
              <w:t>/a_interceptor/login.jsp</w:t>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action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3F5FBF"/>
                <w:szCs w:val="21"/>
              </w:rPr>
              <w:t>&lt;!-- BookAction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action</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"book_*"</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"com.igeek.interceptor.BookAction"</w:t>
            </w:r>
            <w:r>
              <w:rPr>
                <w:rFonts w:hint="eastAsia" w:ascii="Consolas" w:hAnsi="Consolas" w:eastAsia="Consolas"/>
                <w:szCs w:val="21"/>
              </w:rPr>
              <w:t xml:space="preserve"> </w:t>
            </w:r>
            <w:r>
              <w:rPr>
                <w:rFonts w:hint="eastAsia" w:ascii="Consolas" w:hAnsi="Consolas" w:eastAsia="Consolas"/>
                <w:color w:val="7F007F"/>
                <w:szCs w:val="21"/>
              </w:rPr>
              <w:t>method</w:t>
            </w:r>
            <w:r>
              <w:rPr>
                <w:rFonts w:hint="eastAsia" w:ascii="Consolas" w:hAnsi="Consolas" w:eastAsia="Consolas"/>
                <w:color w:val="000000"/>
                <w:szCs w:val="21"/>
              </w:rPr>
              <w:t>=</w:t>
            </w:r>
            <w:r>
              <w:rPr>
                <w:rFonts w:hint="eastAsia" w:ascii="Consolas" w:hAnsi="Consolas" w:eastAsia="Consolas"/>
                <w:i/>
                <w:color w:val="2A00FF"/>
                <w:szCs w:val="21"/>
              </w:rPr>
              <w:t>"{1}"</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color w:val="008080"/>
                <w:szCs w:val="21"/>
              </w:rPr>
              <w:t>&gt;</w:t>
            </w:r>
            <w:r>
              <w:rPr>
                <w:rFonts w:hint="eastAsia" w:ascii="Consolas" w:hAnsi="Consolas" w:eastAsia="Consolas"/>
                <w:color w:val="000000"/>
                <w:szCs w:val="21"/>
              </w:rPr>
              <w:t>/a_interceptor/addbooksuccess.jsp</w:t>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action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p>
          <w:p>
            <w:pPr>
              <w:rPr>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highlight w:val="lightGray"/>
              </w:rPr>
              <w:t>package</w:t>
            </w:r>
            <w:r>
              <w:rPr>
                <w:rFonts w:hint="eastAsia" w:ascii="Consolas" w:hAnsi="Consolas" w:eastAsia="Consolas"/>
                <w:color w:val="008080"/>
                <w:szCs w:val="21"/>
              </w:rPr>
              <w:t>&gt;</w:t>
            </w:r>
          </w:p>
        </w:tc>
      </w:tr>
    </w:tbl>
    <w:p>
      <w:pPr>
        <w:rPr>
          <w:szCs w:val="21"/>
        </w:rPr>
      </w:pPr>
    </w:p>
    <w:p>
      <w:pPr>
        <w:rPr>
          <w:szCs w:val="21"/>
        </w:rPr>
      </w:pPr>
      <w:r>
        <w:rPr>
          <w:rFonts w:hint="eastAsia"/>
          <w:szCs w:val="21"/>
        </w:rPr>
        <w:t>排除方法：</w:t>
      </w:r>
    </w:p>
    <w:p>
      <w:pPr>
        <w:rPr>
          <w:szCs w:val="21"/>
        </w:rPr>
      </w:pPr>
      <w:r>
        <w:rPr>
          <w:rFonts w:hint="eastAsia"/>
          <w:szCs w:val="21"/>
        </w:rPr>
        <w:t>在MethodFilterInterceptor中定义了两个属性，一个属性是拦截器需要拦截的方法，还有一个是拦截器放行的方法</w:t>
      </w:r>
    </w:p>
    <w:p>
      <w:pPr>
        <w:rPr>
          <w:szCs w:val="21"/>
        </w:rPr>
      </w:pPr>
      <w:r>
        <w:rPr>
          <w:rFonts w:hint="eastAsia"/>
          <w:szCs w:val="21"/>
        </w:rPr>
        <w:t>excludeMethods：拦截器拦截所有的方法，在是exclude中的方法不拦截</w:t>
      </w:r>
    </w:p>
    <w:p>
      <w:pPr>
        <w:rPr>
          <w:szCs w:val="21"/>
        </w:rPr>
      </w:pPr>
      <w:r>
        <w:rPr>
          <w:rFonts w:hint="eastAsia"/>
          <w:szCs w:val="21"/>
        </w:rPr>
        <w:t>IncludeMethods：拦截器只拦截这个里面定义的方法</w:t>
      </w:r>
    </w:p>
    <w:p>
      <w:pPr>
        <w:rPr>
          <w:szCs w:val="21"/>
        </w:rPr>
      </w:pPr>
      <w:r>
        <w:rPr>
          <w:szCs w:val="21"/>
        </w:rPr>
        <w:drawing>
          <wp:inline distT="0" distB="0" distL="0" distR="0">
            <wp:extent cx="5274310" cy="742950"/>
            <wp:effectExtent l="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48" cstate="print"/>
                    <a:srcRect/>
                    <a:stretch>
                      <a:fillRect/>
                    </a:stretch>
                  </pic:blipFill>
                  <pic:spPr>
                    <a:xfrm>
                      <a:off x="0" y="0"/>
                      <a:ext cx="5274310" cy="743231"/>
                    </a:xfrm>
                    <a:prstGeom prst="rect">
                      <a:avLst/>
                    </a:prstGeom>
                    <a:noFill/>
                    <a:ln w="9525">
                      <a:noFill/>
                      <a:miter lim="800000"/>
                      <a:headEnd/>
                      <a:tailEnd/>
                    </a:ln>
                  </pic:spPr>
                </pic:pic>
              </a:graphicData>
            </a:graphic>
          </wp:inline>
        </w:drawing>
      </w:r>
    </w:p>
    <w:p>
      <w:pPr>
        <w:rPr>
          <w:szCs w:val="21"/>
        </w:rPr>
      </w:pPr>
      <w:r>
        <w:drawing>
          <wp:inline distT="0" distB="0" distL="114300" distR="114300">
            <wp:extent cx="5292090" cy="921385"/>
            <wp:effectExtent l="0" t="0" r="381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9"/>
                    <a:stretch>
                      <a:fillRect/>
                    </a:stretch>
                  </pic:blipFill>
                  <pic:spPr>
                    <a:xfrm>
                      <a:off x="0" y="0"/>
                      <a:ext cx="5292090" cy="921385"/>
                    </a:xfrm>
                    <a:prstGeom prst="rect">
                      <a:avLst/>
                    </a:prstGeom>
                    <a:noFill/>
                    <a:ln w="9525">
                      <a:noFill/>
                    </a:ln>
                  </pic:spPr>
                </pic:pic>
              </a:graphicData>
            </a:graphic>
          </wp:inline>
        </w:drawing>
      </w:r>
    </w:p>
    <w:p>
      <w:pPr>
        <w:rPr>
          <w:szCs w:val="21"/>
        </w:rPr>
      </w:pPr>
    </w:p>
    <w:p>
      <w:pPr>
        <w:rPr>
          <w:szCs w:val="21"/>
        </w:rPr>
      </w:pPr>
    </w:p>
    <w:p>
      <w:pPr>
        <w:rPr>
          <w:szCs w:val="21"/>
          <w:highlight w:val="yellow"/>
        </w:rPr>
      </w:pPr>
      <w:r>
        <w:rPr>
          <w:rFonts w:hint="eastAsia"/>
          <w:szCs w:val="21"/>
          <w:highlight w:val="yellow"/>
        </w:rPr>
        <w:t>【第六步】测试</w:t>
      </w:r>
    </w:p>
    <w:p>
      <w:pPr>
        <w:rPr>
          <w:szCs w:val="21"/>
          <w:highlight w:val="yellow"/>
        </w:rPr>
      </w:pPr>
    </w:p>
    <w:p/>
    <w:p>
      <w:pPr>
        <w:rPr>
          <w:szCs w:val="21"/>
          <w:highlight w:val="yellow"/>
        </w:rPr>
      </w:pPr>
      <w:r>
        <w:rPr>
          <w:rFonts w:hint="eastAsia"/>
          <w:szCs w:val="21"/>
          <w:highlight w:val="yellow"/>
        </w:rPr>
        <w:t>面试题： 拦截器和过滤器 区别 ？</w:t>
      </w:r>
    </w:p>
    <w:p>
      <w:pPr>
        <w:rPr>
          <w:szCs w:val="21"/>
          <w:highlight w:val="yellow"/>
        </w:rPr>
      </w:pPr>
      <w:r>
        <w:rPr>
          <w:rFonts w:hint="eastAsia"/>
          <w:szCs w:val="21"/>
          <w:highlight w:val="yellow"/>
        </w:rPr>
        <w:tab/>
      </w:r>
      <w:r>
        <w:rPr>
          <w:rFonts w:hint="eastAsia"/>
          <w:szCs w:val="21"/>
          <w:highlight w:val="yellow"/>
        </w:rPr>
        <w:t>过滤器 javaweb学习，拦截服务器端所有资源的访问 （静态、 动态）。在web.xml</w:t>
      </w:r>
    </w:p>
    <w:p>
      <w:pPr>
        <w:rPr>
          <w:szCs w:val="21"/>
          <w:highlight w:val="yellow"/>
        </w:rPr>
      </w:pPr>
      <w:r>
        <w:rPr>
          <w:rFonts w:hint="eastAsia"/>
          <w:szCs w:val="21"/>
          <w:highlight w:val="yellow"/>
        </w:rPr>
        <w:tab/>
      </w:r>
      <w:r>
        <w:rPr>
          <w:rFonts w:hint="eastAsia"/>
          <w:szCs w:val="21"/>
          <w:highlight w:val="yellow"/>
        </w:rPr>
        <w:t>拦截器 struts2 学习，在struts2框架内部，</w:t>
      </w:r>
      <w:r>
        <w:rPr>
          <w:rFonts w:hint="eastAsia"/>
          <w:color w:val="FF0000"/>
          <w:szCs w:val="21"/>
          <w:highlight w:val="yellow"/>
        </w:rPr>
        <w:t>只对Action访问进行拦截</w:t>
      </w:r>
      <w:r>
        <w:rPr>
          <w:rFonts w:hint="eastAsia"/>
          <w:szCs w:val="21"/>
          <w:highlight w:val="yellow"/>
        </w:rPr>
        <w:t xml:space="preserve"> （默认拦截器 ，无法拦截静态web资源（jsp、html）， 可以将静态web资源放入WEB-INF， 通过Action间接访问）</w:t>
      </w:r>
    </w:p>
    <w:p>
      <w:pPr>
        <w:rPr>
          <w:szCs w:val="21"/>
          <w:highlight w:val="yellow"/>
        </w:rPr>
      </w:pPr>
    </w:p>
    <w:p>
      <w:pPr>
        <w:pStyle w:val="2"/>
        <w:ind w:left="432" w:leftChars="0" w:hanging="432" w:firstLineChars="0"/>
      </w:pPr>
      <w:r>
        <w:rPr>
          <w:rFonts w:hint="eastAsia"/>
        </w:rPr>
        <w:t>Struts2的文件的上传</w:t>
      </w:r>
    </w:p>
    <w:p>
      <w:pPr>
        <w:pStyle w:val="3"/>
        <w:ind w:left="575" w:hanging="575"/>
        <w:rPr>
          <w:rFonts w:hint="eastAsia"/>
        </w:rPr>
      </w:pPr>
      <w:r>
        <w:rPr>
          <w:rFonts w:hint="eastAsia"/>
        </w:rPr>
        <w:t>回顾文件的上传</w:t>
      </w:r>
    </w:p>
    <w:p>
      <w:r>
        <w:rPr>
          <w:rFonts w:hint="eastAsia"/>
        </w:rPr>
        <w:t>原理：</w:t>
      </w:r>
    </w:p>
    <w:p>
      <w:r>
        <w:rPr>
          <w:rFonts w:hint="eastAsia"/>
        </w:rPr>
        <w:t>服务端需要接收 文件类型、文件名、文件大小</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8296" w:type="dxa"/>
            <w:shd w:val="clear" w:color="auto" w:fill="CFCECE" w:themeFill="background2" w:themeFillShade="E5"/>
          </w:tcPr>
          <w:p>
            <w:pPr>
              <w:numPr>
                <w:ilvl w:val="0"/>
                <w:numId w:val="13"/>
              </w:numPr>
              <w:rPr>
                <w:szCs w:val="21"/>
              </w:rPr>
            </w:pPr>
            <w:r>
              <w:rPr>
                <w:rFonts w:hint="eastAsia"/>
                <w:szCs w:val="21"/>
              </w:rPr>
              <w:t>客户端</w:t>
            </w:r>
          </w:p>
          <w:p>
            <w:pPr>
              <w:ind w:left="420"/>
              <w:rPr>
                <w:szCs w:val="21"/>
              </w:rPr>
            </w:pPr>
            <w:r>
              <w:rPr>
                <w:rFonts w:hint="eastAsia"/>
                <w:szCs w:val="21"/>
              </w:rPr>
              <w:t xml:space="preserve">&lt;form&gt; 设置enctype编码类型(MIME类型) multipart/form-data </w:t>
            </w:r>
          </w:p>
          <w:p>
            <w:pPr>
              <w:ind w:left="420"/>
              <w:rPr>
                <w:szCs w:val="21"/>
              </w:rPr>
            </w:pPr>
            <w:r>
              <w:rPr>
                <w:szCs w:val="21"/>
              </w:rPr>
              <w:t xml:space="preserve">&lt;form&gt; </w:t>
            </w:r>
            <w:r>
              <w:rPr>
                <w:rFonts w:hint="eastAsia"/>
                <w:szCs w:val="21"/>
              </w:rPr>
              <w:t>设置 method 提交方式 post</w:t>
            </w:r>
          </w:p>
          <w:p>
            <w:pPr>
              <w:ind w:left="420"/>
              <w:rPr>
                <w:szCs w:val="21"/>
              </w:rPr>
            </w:pPr>
            <w:r>
              <w:rPr>
                <w:rFonts w:hint="eastAsia"/>
                <w:szCs w:val="21"/>
              </w:rPr>
              <w:t>&lt;input type=</w:t>
            </w:r>
            <w:r>
              <w:rPr>
                <w:szCs w:val="21"/>
              </w:rPr>
              <w:t>”</w:t>
            </w:r>
            <w:r>
              <w:rPr>
                <w:rFonts w:hint="eastAsia"/>
                <w:szCs w:val="21"/>
              </w:rPr>
              <w:t>file</w:t>
            </w:r>
            <w:r>
              <w:rPr>
                <w:szCs w:val="21"/>
              </w:rPr>
              <w:t>”</w:t>
            </w:r>
            <w:r>
              <w:rPr>
                <w:rFonts w:hint="eastAsia"/>
                <w:szCs w:val="21"/>
              </w:rPr>
              <w:t>&gt; 元素，必须提供name属性</w:t>
            </w:r>
          </w:p>
          <w:p>
            <w:pPr>
              <w:numPr>
                <w:ilvl w:val="0"/>
                <w:numId w:val="13"/>
              </w:numPr>
              <w:rPr>
                <w:szCs w:val="21"/>
              </w:rPr>
            </w:pPr>
            <w:r>
              <w:rPr>
                <w:rFonts w:hint="eastAsia"/>
                <w:szCs w:val="21"/>
              </w:rPr>
              <w:t>服务器</w:t>
            </w:r>
          </w:p>
          <w:p>
            <w:pPr>
              <w:ind w:left="420"/>
              <w:rPr>
                <w:color w:val="FF0000"/>
                <w:szCs w:val="21"/>
              </w:rPr>
            </w:pPr>
            <w:r>
              <w:rPr>
                <w:color w:val="FF0000"/>
                <w:szCs w:val="21"/>
              </w:rPr>
              <w:t xml:space="preserve">apache </w:t>
            </w:r>
            <w:r>
              <w:rPr>
                <w:rFonts w:hint="eastAsia"/>
                <w:color w:val="FF0000"/>
                <w:szCs w:val="21"/>
              </w:rPr>
              <w:t>commons-fileupload 组件</w:t>
            </w:r>
          </w:p>
          <w:p>
            <w:pPr>
              <w:rPr>
                <w:szCs w:val="21"/>
              </w:rPr>
            </w:pPr>
            <w:r>
              <w:rPr>
                <w:rFonts w:hint="eastAsia"/>
                <w:szCs w:val="21"/>
              </w:rPr>
              <w:tab/>
            </w:r>
            <w:r>
              <w:rPr>
                <w:rFonts w:hint="eastAsia"/>
                <w:szCs w:val="21"/>
              </w:rPr>
              <w:t xml:space="preserve">jsp-smartupload 组件 </w:t>
            </w:r>
          </w:p>
          <w:p>
            <w:pPr>
              <w:rPr>
                <w:szCs w:val="21"/>
              </w:rPr>
            </w:pPr>
            <w:r>
              <w:rPr>
                <w:rFonts w:hint="eastAsia"/>
                <w:szCs w:val="21"/>
              </w:rPr>
              <w:tab/>
            </w:r>
            <w:r>
              <w:rPr>
                <w:rFonts w:hint="eastAsia"/>
                <w:szCs w:val="21"/>
              </w:rPr>
              <w:t xml:space="preserve">Servlet3.0 以后 API内置文件上传API </w:t>
            </w:r>
          </w:p>
          <w:p>
            <w:pPr>
              <w:rPr>
                <w:szCs w:val="21"/>
              </w:rPr>
            </w:pPr>
            <w:r>
              <w:rPr>
                <w:rFonts w:hint="eastAsia"/>
                <w:szCs w:val="21"/>
              </w:rPr>
              <w:tab/>
            </w:r>
            <w:r>
              <w:rPr>
                <w:rFonts w:hint="eastAsia"/>
                <w:szCs w:val="21"/>
              </w:rPr>
              <w:t xml:space="preserve">COS 文件上传组件 </w:t>
            </w:r>
          </w:p>
          <w:p>
            <w:pPr>
              <w:rPr>
                <w:szCs w:val="21"/>
              </w:rPr>
            </w:pPr>
          </w:p>
        </w:tc>
      </w:tr>
    </w:tbl>
    <w:p>
      <w:pPr>
        <w:pStyle w:val="3"/>
      </w:pPr>
      <w:r>
        <w:rPr>
          <w:rFonts w:hint="eastAsia"/>
        </w:rPr>
        <w:t>Struts2的文件上传机制</w:t>
      </w:r>
    </w:p>
    <w:p>
      <w:pPr>
        <w:rPr>
          <w:szCs w:val="21"/>
        </w:rPr>
      </w:pPr>
      <w:r>
        <w:rPr>
          <w:szCs w:val="21"/>
        </w:rPr>
        <w:t>S</w:t>
      </w:r>
      <w:r>
        <w:rPr>
          <w:rFonts w:hint="eastAsia"/>
          <w:szCs w:val="21"/>
        </w:rPr>
        <w:t xml:space="preserve">truts2 内部文件上传，默认采用 apache commons-fileupload </w:t>
      </w:r>
    </w:p>
    <w:p>
      <w:pPr>
        <w:rPr>
          <w:szCs w:val="21"/>
        </w:rPr>
      </w:pPr>
      <w:r>
        <w:rPr>
          <w:rFonts w:hint="eastAsia"/>
          <w:szCs w:val="21"/>
        </w:rPr>
        <w:tab/>
      </w:r>
      <w:r>
        <w:rPr>
          <w:szCs w:val="21"/>
        </w:rPr>
        <w:t>S</w:t>
      </w:r>
      <w:r>
        <w:rPr>
          <w:rFonts w:hint="eastAsia"/>
          <w:szCs w:val="21"/>
        </w:rPr>
        <w:t xml:space="preserve">truts2 默认导入文件上传jar包 </w:t>
      </w:r>
    </w:p>
    <w:p>
      <w:pPr>
        <w:rPr>
          <w:szCs w:val="21"/>
        </w:rPr>
      </w:pPr>
      <w:r>
        <w:rPr>
          <w:rFonts w:hint="eastAsia"/>
          <w:szCs w:val="21"/>
        </w:rPr>
        <w:tab/>
      </w:r>
      <w:r>
        <w:rPr>
          <w:rFonts w:hint="eastAsia"/>
          <w:szCs w:val="21"/>
        </w:rPr>
        <w:drawing>
          <wp:inline distT="0" distB="0" distL="0" distR="0">
            <wp:extent cx="2762250" cy="647700"/>
            <wp:effectExtent l="0" t="0" r="0" b="0"/>
            <wp:docPr id="1215" name="图片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图片 1215"/>
                    <pic:cNvPicPr>
                      <a:picLocks noChangeAspect="1" noChangeArrowheads="1"/>
                    </pic:cNvPicPr>
                  </pic:nvPicPr>
                  <pic:blipFill>
                    <a:blip r:embed="rId50" cstate="print"/>
                    <a:srcRect/>
                    <a:stretch>
                      <a:fillRect/>
                    </a:stretch>
                  </pic:blipFill>
                  <pic:spPr>
                    <a:xfrm>
                      <a:off x="0" y="0"/>
                      <a:ext cx="2762250" cy="647700"/>
                    </a:xfrm>
                    <a:prstGeom prst="rect">
                      <a:avLst/>
                    </a:prstGeom>
                    <a:noFill/>
                    <a:ln w="9525">
                      <a:noFill/>
                      <a:miter lim="800000"/>
                      <a:headEnd/>
                      <a:tailEnd/>
                    </a:ln>
                  </pic:spPr>
                </pic:pic>
              </a:graphicData>
            </a:graphic>
          </wp:inline>
        </w:drawing>
      </w:r>
    </w:p>
    <w:p>
      <w:pPr>
        <w:rPr>
          <w:szCs w:val="21"/>
        </w:rPr>
      </w:pPr>
      <w:r>
        <w:rPr>
          <w:rFonts w:hint="eastAsia"/>
          <w:szCs w:val="21"/>
        </w:rPr>
        <w:tab/>
      </w:r>
      <w:r>
        <w:rPr>
          <w:rFonts w:hint="eastAsia"/>
          <w:szCs w:val="21"/>
        </w:rPr>
        <w:t xml:space="preserve">defaultStack 默认拦截器栈，提供 fileUpload的拦截器，用于实现文件上传 </w:t>
      </w:r>
    </w:p>
    <w:p>
      <w:pPr>
        <w:rPr>
          <w:szCs w:val="21"/>
        </w:rPr>
      </w:pPr>
      <w:r>
        <w:rPr>
          <w:rFonts w:hint="eastAsia"/>
          <w:szCs w:val="21"/>
        </w:rPr>
        <w:drawing>
          <wp:inline distT="0" distB="0" distL="0" distR="0">
            <wp:extent cx="3397250" cy="431800"/>
            <wp:effectExtent l="0" t="0" r="12700" b="6350"/>
            <wp:docPr id="1216" name="图片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图片 1216"/>
                    <pic:cNvPicPr>
                      <a:picLocks noChangeAspect="1" noChangeArrowheads="1"/>
                    </pic:cNvPicPr>
                  </pic:nvPicPr>
                  <pic:blipFill>
                    <a:blip r:embed="rId51" cstate="print"/>
                    <a:srcRect/>
                    <a:stretch>
                      <a:fillRect/>
                    </a:stretch>
                  </pic:blipFill>
                  <pic:spPr>
                    <a:xfrm>
                      <a:off x="0" y="0"/>
                      <a:ext cx="3397250" cy="431800"/>
                    </a:xfrm>
                    <a:prstGeom prst="rect">
                      <a:avLst/>
                    </a:prstGeom>
                    <a:noFill/>
                    <a:ln w="9525">
                      <a:noFill/>
                      <a:miter lim="800000"/>
                      <a:headEnd/>
                      <a:tailEnd/>
                    </a:ln>
                  </pic:spPr>
                </pic:pic>
              </a:graphicData>
            </a:graphic>
          </wp:inline>
        </w:drawing>
      </w:r>
    </w:p>
    <w:p>
      <w:pPr>
        <w:rPr>
          <w:szCs w:val="21"/>
        </w:rPr>
      </w:pPr>
    </w:p>
    <w:p>
      <w:pPr>
        <w:pStyle w:val="3"/>
        <w:ind w:left="575" w:hanging="575"/>
        <w:rPr>
          <w:rFonts w:hint="eastAsia"/>
        </w:rPr>
      </w:pPr>
      <w:r>
        <w:rPr>
          <w:rFonts w:hint="eastAsia"/>
        </w:rPr>
        <w:t>Struts2的文件上传的实现</w:t>
      </w:r>
    </w:p>
    <w:p>
      <w:pPr>
        <w:rPr>
          <w:szCs w:val="21"/>
        </w:rPr>
      </w:pPr>
      <w:r>
        <w:rPr>
          <w:rFonts w:hint="eastAsia"/>
          <w:szCs w:val="21"/>
        </w:rPr>
        <w:t>【提示】上传的表单一定要添加</w:t>
      </w:r>
      <w:r>
        <w:rPr>
          <w:rFonts w:hint="eastAsia" w:ascii="Consolas" w:hAnsi="Consolas" w:eastAsia="Consolas"/>
          <w:szCs w:val="21"/>
        </w:rPr>
        <w:t xml:space="preserve"> </w:t>
      </w:r>
      <w:r>
        <w:rPr>
          <w:rFonts w:hint="eastAsia" w:ascii="Consolas" w:hAnsi="Consolas" w:eastAsia="Consolas"/>
          <w:color w:val="7F007F"/>
          <w:szCs w:val="21"/>
          <w:highlight w:val="yellow"/>
        </w:rPr>
        <w:t>enctype</w:t>
      </w:r>
      <w:r>
        <w:rPr>
          <w:rFonts w:hint="eastAsia" w:ascii="Consolas" w:hAnsi="Consolas" w:eastAsia="Consolas"/>
          <w:color w:val="000000"/>
          <w:szCs w:val="21"/>
          <w:highlight w:val="yellow"/>
        </w:rPr>
        <w:t>=</w:t>
      </w:r>
      <w:r>
        <w:rPr>
          <w:rFonts w:hint="eastAsia" w:ascii="Consolas" w:hAnsi="Consolas" w:eastAsia="Consolas"/>
          <w:i/>
          <w:color w:val="2A00FF"/>
          <w:szCs w:val="21"/>
          <w:highlight w:val="yellow"/>
        </w:rPr>
        <w:t>"multipart/form-data"</w:t>
      </w:r>
      <w:r>
        <w:rPr>
          <w:rFonts w:hint="eastAsia"/>
          <w:szCs w:val="21"/>
        </w:rPr>
        <w:t>这个值</w:t>
      </w:r>
    </w:p>
    <w:p>
      <w:pPr>
        <w:rPr>
          <w:szCs w:val="21"/>
        </w:rPr>
      </w:pPr>
      <w:r>
        <w:rPr>
          <w:rFonts w:hint="eastAsia"/>
          <w:szCs w:val="21"/>
          <w:highlight w:val="yellow"/>
        </w:rPr>
        <w:t>【第一步】</w:t>
      </w:r>
      <w:r>
        <w:rPr>
          <w:rFonts w:hint="eastAsia"/>
          <w:szCs w:val="21"/>
        </w:rPr>
        <w:t>编写页面：</w:t>
      </w:r>
      <w:r>
        <w:rPr>
          <w:rFonts w:hint="eastAsia"/>
          <w:szCs w:val="21"/>
          <w:lang w:val="en-US" w:eastAsia="zh-CN"/>
        </w:rPr>
        <w:t>新建项目struts2_d03_c03</w:t>
      </w:r>
      <w:bookmarkStart w:id="1" w:name="_GoBack"/>
      <w:bookmarkEnd w:id="1"/>
      <w:r>
        <w:rPr>
          <w:rFonts w:hint="eastAsia"/>
          <w:szCs w:val="21"/>
        </w:rPr>
        <w:t>在WebContent下面创建b_upload文件夹，编写upload.jsp 上传文件表单</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2302" w:hRule="atLeast"/>
        </w:trPr>
        <w:tc>
          <w:tcPr>
            <w:tcW w:w="8334" w:type="dxa"/>
            <w:shd w:val="clear" w:color="auto" w:fill="CFCECE" w:themeFill="background2" w:themeFillShade="E5"/>
            <w:vAlign w:val="top"/>
          </w:tcPr>
          <w:p>
            <w:pPr>
              <w:jc w:val="left"/>
              <w:rPr>
                <w:rFonts w:ascii="Consolas" w:hAnsi="Consolas" w:eastAsia="Consolas"/>
                <w:szCs w:val="21"/>
              </w:rPr>
            </w:pPr>
            <w:r>
              <w:rPr>
                <w:rFonts w:hint="eastAsia" w:ascii="Consolas" w:hAnsi="Consolas" w:eastAsia="Consolas"/>
                <w:color w:val="BF5F3F"/>
                <w:szCs w:val="21"/>
              </w:rPr>
              <w:t>&lt;%@</w:t>
            </w:r>
            <w:r>
              <w:rPr>
                <w:rFonts w:hint="eastAsia" w:ascii="Consolas" w:hAnsi="Consolas" w:eastAsia="Consolas"/>
                <w:szCs w:val="21"/>
              </w:rPr>
              <w:t xml:space="preserve"> </w:t>
            </w:r>
            <w:r>
              <w:rPr>
                <w:rFonts w:hint="eastAsia" w:ascii="Consolas" w:hAnsi="Consolas" w:eastAsia="Consolas"/>
                <w:color w:val="3F7F7F"/>
                <w:szCs w:val="21"/>
              </w:rPr>
              <w:t>page</w:t>
            </w:r>
            <w:r>
              <w:rPr>
                <w:rFonts w:hint="eastAsia" w:ascii="Consolas" w:hAnsi="Consolas" w:eastAsia="Consolas"/>
                <w:szCs w:val="21"/>
              </w:rPr>
              <w:t xml:space="preserve"> </w:t>
            </w:r>
            <w:r>
              <w:rPr>
                <w:rFonts w:hint="eastAsia" w:ascii="Consolas" w:hAnsi="Consolas" w:eastAsia="Consolas"/>
                <w:color w:val="7F007F"/>
                <w:szCs w:val="21"/>
              </w:rPr>
              <w:t>language</w:t>
            </w:r>
            <w:r>
              <w:rPr>
                <w:rFonts w:hint="eastAsia" w:ascii="Consolas" w:hAnsi="Consolas" w:eastAsia="Consolas"/>
                <w:color w:val="000000"/>
                <w:szCs w:val="21"/>
              </w:rPr>
              <w:t>=</w:t>
            </w:r>
            <w:r>
              <w:rPr>
                <w:rFonts w:hint="eastAsia" w:ascii="Consolas" w:hAnsi="Consolas" w:eastAsia="Consolas"/>
                <w:i/>
                <w:color w:val="2A00FF"/>
                <w:szCs w:val="21"/>
              </w:rPr>
              <w:t>"java"</w:t>
            </w:r>
            <w:r>
              <w:rPr>
                <w:rFonts w:hint="eastAsia" w:ascii="Consolas" w:hAnsi="Consolas" w:eastAsia="Consolas"/>
                <w:szCs w:val="21"/>
              </w:rPr>
              <w:t xml:space="preserve"> </w:t>
            </w:r>
            <w:r>
              <w:rPr>
                <w:rFonts w:hint="eastAsia" w:ascii="Consolas" w:hAnsi="Consolas" w:eastAsia="Consolas"/>
                <w:color w:val="7F007F"/>
                <w:szCs w:val="21"/>
              </w:rPr>
              <w:t>import</w:t>
            </w:r>
            <w:r>
              <w:rPr>
                <w:rFonts w:hint="eastAsia" w:ascii="Consolas" w:hAnsi="Consolas" w:eastAsia="Consolas"/>
                <w:color w:val="000000"/>
                <w:szCs w:val="21"/>
              </w:rPr>
              <w:t>=</w:t>
            </w:r>
            <w:r>
              <w:rPr>
                <w:rFonts w:hint="eastAsia" w:ascii="Consolas" w:hAnsi="Consolas" w:eastAsia="Consolas"/>
                <w:i/>
                <w:color w:val="2A00FF"/>
                <w:szCs w:val="21"/>
              </w:rPr>
              <w:t>"java.util.*"</w:t>
            </w:r>
            <w:r>
              <w:rPr>
                <w:rFonts w:hint="eastAsia" w:ascii="Consolas" w:hAnsi="Consolas" w:eastAsia="Consolas"/>
                <w:szCs w:val="21"/>
              </w:rPr>
              <w:t xml:space="preserve"> </w:t>
            </w:r>
            <w:r>
              <w:rPr>
                <w:rFonts w:hint="eastAsia" w:ascii="Consolas" w:hAnsi="Consolas" w:eastAsia="Consolas"/>
                <w:color w:val="7F007F"/>
                <w:szCs w:val="21"/>
              </w:rPr>
              <w:t>pageEncoding</w:t>
            </w:r>
            <w:r>
              <w:rPr>
                <w:rFonts w:hint="eastAsia" w:ascii="Consolas" w:hAnsi="Consolas" w:eastAsia="Consolas"/>
                <w:color w:val="000000"/>
                <w:szCs w:val="21"/>
              </w:rPr>
              <w:t>=</w:t>
            </w:r>
            <w:r>
              <w:rPr>
                <w:rFonts w:hint="eastAsia" w:ascii="Consolas" w:hAnsi="Consolas" w:eastAsia="Consolas"/>
                <w:i/>
                <w:color w:val="2A00FF"/>
                <w:szCs w:val="21"/>
              </w:rPr>
              <w:t>"UTF-8"</w:t>
            </w:r>
            <w:r>
              <w:rPr>
                <w:rFonts w:hint="eastAsia" w:ascii="Consolas" w:hAnsi="Consolas" w:eastAsia="Consolas"/>
                <w:color w:val="BF5F3F"/>
                <w:szCs w:val="21"/>
              </w:rPr>
              <w:t>%&gt;</w:t>
            </w:r>
          </w:p>
          <w:p>
            <w:pPr>
              <w:jc w:val="left"/>
              <w:rPr>
                <w:rFonts w:ascii="Consolas" w:hAnsi="Consolas" w:eastAsia="Consolas"/>
                <w:szCs w:val="21"/>
              </w:rPr>
            </w:pPr>
            <w:r>
              <w:rPr>
                <w:rFonts w:hint="eastAsia" w:ascii="Consolas" w:hAnsi="Consolas" w:eastAsia="Consolas"/>
                <w:color w:val="BF5F3F"/>
                <w:szCs w:val="21"/>
              </w:rPr>
              <w:t>&lt;%@</w:t>
            </w:r>
            <w:r>
              <w:rPr>
                <w:rFonts w:hint="eastAsia" w:ascii="Consolas" w:hAnsi="Consolas" w:eastAsia="Consolas"/>
                <w:szCs w:val="21"/>
              </w:rPr>
              <w:t xml:space="preserve"> </w:t>
            </w:r>
            <w:r>
              <w:rPr>
                <w:rFonts w:hint="eastAsia" w:ascii="Consolas" w:hAnsi="Consolas" w:eastAsia="Consolas"/>
                <w:color w:val="3F7F7F"/>
                <w:szCs w:val="21"/>
              </w:rPr>
              <w:t>taglib</w:t>
            </w:r>
            <w:r>
              <w:rPr>
                <w:rFonts w:hint="eastAsia" w:ascii="Consolas" w:hAnsi="Consolas" w:eastAsia="Consolas"/>
                <w:szCs w:val="21"/>
              </w:rPr>
              <w:t xml:space="preserve"> </w:t>
            </w:r>
            <w:r>
              <w:rPr>
                <w:rFonts w:hint="eastAsia" w:ascii="Consolas" w:hAnsi="Consolas" w:eastAsia="Consolas"/>
                <w:color w:val="7F007F"/>
                <w:szCs w:val="21"/>
              </w:rPr>
              <w:t>uri</w:t>
            </w:r>
            <w:r>
              <w:rPr>
                <w:rFonts w:hint="eastAsia" w:ascii="Consolas" w:hAnsi="Consolas" w:eastAsia="Consolas"/>
                <w:color w:val="000000"/>
                <w:szCs w:val="21"/>
              </w:rPr>
              <w:t>=</w:t>
            </w:r>
            <w:r>
              <w:rPr>
                <w:rFonts w:hint="eastAsia" w:ascii="Consolas" w:hAnsi="Consolas" w:eastAsia="Consolas"/>
                <w:i/>
                <w:color w:val="2A00FF"/>
                <w:szCs w:val="21"/>
              </w:rPr>
              <w:t>"/struts-tags"</w:t>
            </w:r>
            <w:r>
              <w:rPr>
                <w:rFonts w:hint="eastAsia" w:ascii="Consolas" w:hAnsi="Consolas" w:eastAsia="Consolas"/>
                <w:szCs w:val="21"/>
              </w:rPr>
              <w:t xml:space="preserve">  </w:t>
            </w:r>
            <w:r>
              <w:rPr>
                <w:rFonts w:hint="eastAsia" w:ascii="Consolas" w:hAnsi="Consolas" w:eastAsia="Consolas"/>
                <w:color w:val="7F007F"/>
                <w:szCs w:val="21"/>
              </w:rPr>
              <w:t>prefix</w:t>
            </w:r>
            <w:r>
              <w:rPr>
                <w:rFonts w:hint="eastAsia" w:ascii="Consolas" w:hAnsi="Consolas" w:eastAsia="Consolas"/>
                <w:color w:val="000000"/>
                <w:szCs w:val="21"/>
              </w:rPr>
              <w:t>=</w:t>
            </w:r>
            <w:r>
              <w:rPr>
                <w:rFonts w:hint="eastAsia" w:ascii="Consolas" w:hAnsi="Consolas" w:eastAsia="Consolas"/>
                <w:i/>
                <w:color w:val="2A00FF"/>
                <w:szCs w:val="21"/>
              </w:rPr>
              <w:t>"s"</w:t>
            </w:r>
            <w:r>
              <w:rPr>
                <w:rFonts w:hint="eastAsia" w:ascii="Consolas" w:hAnsi="Consolas" w:eastAsia="Consolas"/>
                <w:color w:val="BF5F3F"/>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DOCTYPE</w:t>
            </w:r>
            <w:r>
              <w:rPr>
                <w:rFonts w:hint="eastAsia" w:ascii="Consolas" w:hAnsi="Consolas" w:eastAsia="Consolas"/>
                <w:szCs w:val="21"/>
              </w:rPr>
              <w:t xml:space="preserve"> </w:t>
            </w:r>
            <w:r>
              <w:rPr>
                <w:rFonts w:hint="eastAsia" w:ascii="Consolas" w:hAnsi="Consolas" w:eastAsia="Consolas"/>
                <w:color w:val="008080"/>
                <w:szCs w:val="21"/>
              </w:rPr>
              <w:t>HTML</w:t>
            </w:r>
            <w:r>
              <w:rPr>
                <w:rFonts w:hint="eastAsia" w:ascii="Consolas" w:hAnsi="Consolas" w:eastAsia="Consolas"/>
                <w:szCs w:val="21"/>
              </w:rPr>
              <w:t xml:space="preserve"> </w:t>
            </w:r>
            <w:r>
              <w:rPr>
                <w:rFonts w:hint="eastAsia" w:ascii="Consolas" w:hAnsi="Consolas" w:eastAsia="Consolas"/>
                <w:color w:val="808080"/>
                <w:szCs w:val="21"/>
              </w:rPr>
              <w:t>PUBLIC</w:t>
            </w:r>
            <w:r>
              <w:rPr>
                <w:rFonts w:hint="eastAsia" w:ascii="Consolas" w:hAnsi="Consolas" w:eastAsia="Consolas"/>
                <w:szCs w:val="21"/>
              </w:rPr>
              <w:t xml:space="preserve"> </w:t>
            </w:r>
            <w:r>
              <w:rPr>
                <w:rFonts w:hint="eastAsia" w:ascii="Consolas" w:hAnsi="Consolas" w:eastAsia="Consolas"/>
                <w:color w:val="008080"/>
                <w:szCs w:val="21"/>
              </w:rPr>
              <w:t>"-//W3C//DTD HTML 4.01 Transitional//EN"&gt;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html</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head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meta</w:t>
            </w:r>
            <w:r>
              <w:rPr>
                <w:rFonts w:hint="eastAsia" w:ascii="Consolas" w:hAnsi="Consolas" w:eastAsia="Consolas"/>
                <w:szCs w:val="21"/>
              </w:rPr>
              <w:t xml:space="preserve"> </w:t>
            </w:r>
            <w:r>
              <w:rPr>
                <w:rFonts w:hint="eastAsia" w:ascii="Consolas" w:hAnsi="Consolas" w:eastAsia="Consolas"/>
                <w:color w:val="7F007F"/>
                <w:szCs w:val="21"/>
              </w:rPr>
              <w:t>http-equiv</w:t>
            </w:r>
            <w:r>
              <w:rPr>
                <w:rFonts w:hint="eastAsia" w:ascii="Consolas" w:hAnsi="Consolas" w:eastAsia="Consolas"/>
                <w:color w:val="000000"/>
                <w:szCs w:val="21"/>
              </w:rPr>
              <w:t>=</w:t>
            </w:r>
            <w:r>
              <w:rPr>
                <w:rFonts w:hint="eastAsia" w:ascii="Consolas" w:hAnsi="Consolas" w:eastAsia="Consolas"/>
                <w:i/>
                <w:color w:val="2A00FF"/>
                <w:szCs w:val="21"/>
              </w:rPr>
              <w:t>"Content-Type"</w:t>
            </w:r>
            <w:r>
              <w:rPr>
                <w:rFonts w:hint="eastAsia" w:ascii="Consolas" w:hAnsi="Consolas" w:eastAsia="Consolas"/>
                <w:szCs w:val="21"/>
              </w:rPr>
              <w:t xml:space="preserve"> </w:t>
            </w:r>
            <w:r>
              <w:rPr>
                <w:rFonts w:hint="eastAsia" w:ascii="Consolas" w:hAnsi="Consolas" w:eastAsia="Consolas"/>
                <w:color w:val="7F007F"/>
                <w:szCs w:val="21"/>
              </w:rPr>
              <w:t>content</w:t>
            </w:r>
            <w:r>
              <w:rPr>
                <w:rFonts w:hint="eastAsia" w:ascii="Consolas" w:hAnsi="Consolas" w:eastAsia="Consolas"/>
                <w:color w:val="000000"/>
                <w:szCs w:val="21"/>
              </w:rPr>
              <w:t>=</w:t>
            </w:r>
            <w:r>
              <w:rPr>
                <w:rFonts w:hint="eastAsia" w:ascii="Consolas" w:hAnsi="Consolas" w:eastAsia="Consolas"/>
                <w:i/>
                <w:color w:val="2A00FF"/>
                <w:szCs w:val="21"/>
              </w:rPr>
              <w:t>"text/html; charset=UTF-8"</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title</w:t>
            </w:r>
            <w:r>
              <w:rPr>
                <w:rFonts w:hint="eastAsia" w:ascii="Consolas" w:hAnsi="Consolas" w:eastAsia="Consolas"/>
                <w:color w:val="008080"/>
                <w:szCs w:val="21"/>
              </w:rPr>
              <w:t>&gt;</w:t>
            </w:r>
            <w:r>
              <w:rPr>
                <w:rFonts w:hint="eastAsia" w:ascii="Consolas" w:hAnsi="Consolas" w:eastAsia="Consolas"/>
                <w:color w:val="000000"/>
                <w:szCs w:val="21"/>
              </w:rPr>
              <w:t>My JSP 'upload.jsp' starting page</w:t>
            </w:r>
            <w:r>
              <w:rPr>
                <w:rFonts w:hint="eastAsia" w:ascii="Consolas" w:hAnsi="Consolas" w:eastAsia="Consolas"/>
                <w:color w:val="008080"/>
                <w:szCs w:val="21"/>
              </w:rPr>
              <w:t>&lt;/</w:t>
            </w:r>
            <w:r>
              <w:rPr>
                <w:rFonts w:hint="eastAsia" w:ascii="Consolas" w:hAnsi="Consolas" w:eastAsia="Consolas"/>
                <w:color w:val="3F7F7F"/>
                <w:szCs w:val="21"/>
              </w:rPr>
              <w:t>title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head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p>
          <w:p>
            <w:pPr>
              <w:jc w:val="left"/>
              <w:rPr>
                <w:rFonts w:ascii="Consolas" w:hAnsi="Consolas" w:eastAsia="Consolas"/>
                <w:color w:val="008080"/>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body</w:t>
            </w:r>
            <w:r>
              <w:rPr>
                <w:rFonts w:hint="eastAsia" w:ascii="Consolas" w:hAnsi="Consolas" w:eastAsia="Consolas"/>
                <w:color w:val="008080"/>
                <w:szCs w:val="21"/>
              </w:rPr>
              <w:t>&gt;</w:t>
            </w:r>
          </w:p>
          <w:p>
            <w:pPr>
              <w:jc w:val="left"/>
              <w:rPr>
                <w:rFonts w:ascii="Consolas" w:hAnsi="Consolas" w:eastAsia="宋体"/>
                <w:color w:val="008080"/>
                <w:szCs w:val="21"/>
              </w:rPr>
            </w:pPr>
            <w:r>
              <w:rPr>
                <w:rFonts w:hint="eastAsia" w:ascii="Consolas" w:hAnsi="Consolas" w:eastAsia="宋体"/>
                <w:color w:val="00808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s:fielderror</w:t>
            </w:r>
            <w:r>
              <w:rPr>
                <w:rFonts w:hint="eastAsia" w:ascii="Consolas" w:hAnsi="Consolas" w:eastAsia="Consolas"/>
                <w:color w:val="008080"/>
                <w:szCs w:val="21"/>
              </w:rPr>
              <w:t>&gt;&lt;/</w:t>
            </w:r>
            <w:r>
              <w:rPr>
                <w:rFonts w:hint="eastAsia" w:ascii="Consolas" w:hAnsi="Consolas" w:eastAsia="Consolas"/>
                <w:color w:val="3F7F7F"/>
                <w:szCs w:val="21"/>
              </w:rPr>
              <w:t>s:fielderror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form</w:t>
            </w:r>
            <w:r>
              <w:rPr>
                <w:rFonts w:hint="eastAsia" w:ascii="Consolas" w:hAnsi="Consolas" w:eastAsia="Consolas"/>
                <w:szCs w:val="21"/>
              </w:rPr>
              <w:t xml:space="preserve"> </w:t>
            </w:r>
            <w:r>
              <w:rPr>
                <w:rFonts w:hint="eastAsia" w:ascii="Consolas" w:hAnsi="Consolas" w:eastAsia="Consolas"/>
                <w:color w:val="7F007F"/>
                <w:szCs w:val="21"/>
              </w:rPr>
              <w:t>action</w:t>
            </w:r>
            <w:r>
              <w:rPr>
                <w:rFonts w:hint="eastAsia" w:ascii="Consolas" w:hAnsi="Consolas" w:eastAsia="Consolas"/>
                <w:color w:val="000000"/>
                <w:szCs w:val="21"/>
              </w:rPr>
              <w:t>=</w:t>
            </w:r>
            <w:r>
              <w:rPr>
                <w:rFonts w:hint="eastAsia" w:ascii="Consolas" w:hAnsi="Consolas" w:eastAsia="Consolas"/>
                <w:i/>
                <w:color w:val="2A00FF"/>
                <w:szCs w:val="21"/>
              </w:rPr>
              <w:t>"</w:t>
            </w:r>
            <w:r>
              <w:rPr>
                <w:rFonts w:hint="eastAsia" w:ascii="Consolas" w:hAnsi="Consolas" w:eastAsia="Consolas"/>
                <w:color w:val="000000"/>
                <w:szCs w:val="21"/>
              </w:rPr>
              <w:t>${pageContext.request.contextPath }</w:t>
            </w:r>
            <w:r>
              <w:rPr>
                <w:rFonts w:hint="eastAsia" w:ascii="Consolas" w:hAnsi="Consolas" w:eastAsia="Consolas"/>
                <w:i/>
                <w:color w:val="2A00FF"/>
                <w:szCs w:val="21"/>
              </w:rPr>
              <w:t>/upload.action"</w:t>
            </w:r>
            <w:r>
              <w:rPr>
                <w:rFonts w:hint="eastAsia" w:ascii="Consolas" w:hAnsi="Consolas" w:eastAsia="Consolas"/>
                <w:szCs w:val="21"/>
              </w:rPr>
              <w:t xml:space="preserve"> </w:t>
            </w:r>
            <w:r>
              <w:rPr>
                <w:rFonts w:hint="eastAsia" w:ascii="Consolas" w:hAnsi="Consolas" w:eastAsia="Consolas"/>
                <w:color w:val="7F007F"/>
                <w:szCs w:val="21"/>
              </w:rPr>
              <w:t>method</w:t>
            </w:r>
            <w:r>
              <w:rPr>
                <w:rFonts w:hint="eastAsia" w:ascii="Consolas" w:hAnsi="Consolas" w:eastAsia="Consolas"/>
                <w:color w:val="000000"/>
                <w:szCs w:val="21"/>
              </w:rPr>
              <w:t>=</w:t>
            </w:r>
            <w:r>
              <w:rPr>
                <w:rFonts w:hint="eastAsia" w:ascii="Consolas" w:hAnsi="Consolas" w:eastAsia="Consolas"/>
                <w:i/>
                <w:color w:val="2A00FF"/>
                <w:szCs w:val="21"/>
              </w:rPr>
              <w:t>"post"</w:t>
            </w:r>
            <w:r>
              <w:rPr>
                <w:rFonts w:hint="eastAsia" w:ascii="Consolas" w:hAnsi="Consolas" w:eastAsia="Consolas"/>
                <w:szCs w:val="21"/>
              </w:rPr>
              <w:t xml:space="preserve"> </w:t>
            </w:r>
            <w:r>
              <w:rPr>
                <w:rFonts w:hint="eastAsia" w:ascii="Consolas" w:hAnsi="Consolas" w:eastAsia="Consolas"/>
                <w:color w:val="7F007F"/>
                <w:szCs w:val="21"/>
              </w:rPr>
              <w:t>enctype</w:t>
            </w:r>
            <w:r>
              <w:rPr>
                <w:rFonts w:hint="eastAsia" w:ascii="Consolas" w:hAnsi="Consolas" w:eastAsia="Consolas"/>
                <w:color w:val="000000"/>
                <w:szCs w:val="21"/>
              </w:rPr>
              <w:t>=</w:t>
            </w:r>
            <w:r>
              <w:rPr>
                <w:rFonts w:hint="eastAsia" w:ascii="Consolas" w:hAnsi="Consolas" w:eastAsia="Consolas"/>
                <w:i/>
                <w:color w:val="2A00FF"/>
                <w:szCs w:val="21"/>
              </w:rPr>
              <w:t>"multipart/form-data"</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input</w:t>
            </w:r>
            <w:r>
              <w:rPr>
                <w:rFonts w:hint="eastAsia" w:ascii="Consolas" w:hAnsi="Consolas" w:eastAsia="Consolas"/>
                <w:szCs w:val="21"/>
              </w:rPr>
              <w:t xml:space="preserve"> </w:t>
            </w:r>
            <w:r>
              <w:rPr>
                <w:rFonts w:hint="eastAsia" w:ascii="Consolas" w:hAnsi="Consolas" w:eastAsia="Consolas"/>
                <w:color w:val="7F007F"/>
                <w:szCs w:val="21"/>
              </w:rPr>
              <w:t>type</w:t>
            </w:r>
            <w:r>
              <w:rPr>
                <w:rFonts w:hint="eastAsia" w:ascii="Consolas" w:hAnsi="Consolas" w:eastAsia="Consolas"/>
                <w:color w:val="000000"/>
                <w:szCs w:val="21"/>
              </w:rPr>
              <w:t>=</w:t>
            </w:r>
            <w:r>
              <w:rPr>
                <w:rFonts w:hint="eastAsia" w:ascii="Consolas" w:hAnsi="Consolas" w:eastAsia="Consolas"/>
                <w:i/>
                <w:color w:val="2A00FF"/>
                <w:szCs w:val="21"/>
              </w:rPr>
              <w:t>"file"</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"upload"</w:t>
            </w:r>
            <w:r>
              <w:rPr>
                <w:rFonts w:hint="eastAsia" w:ascii="Consolas" w:hAnsi="Consolas" w:eastAsia="Consolas"/>
                <w:color w:val="008080"/>
                <w:szCs w:val="21"/>
              </w:rPr>
              <w:t>&gt;&lt;</w:t>
            </w:r>
            <w:r>
              <w:rPr>
                <w:rFonts w:hint="eastAsia" w:ascii="Consolas" w:hAnsi="Consolas" w:eastAsia="Consolas"/>
                <w:color w:val="3F7F7F"/>
                <w:szCs w:val="21"/>
              </w:rPr>
              <w:t>br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input</w:t>
            </w:r>
            <w:r>
              <w:rPr>
                <w:rFonts w:hint="eastAsia" w:ascii="Consolas" w:hAnsi="Consolas" w:eastAsia="Consolas"/>
                <w:szCs w:val="21"/>
              </w:rPr>
              <w:t xml:space="preserve"> </w:t>
            </w:r>
            <w:r>
              <w:rPr>
                <w:rFonts w:hint="eastAsia" w:ascii="Consolas" w:hAnsi="Consolas" w:eastAsia="Consolas"/>
                <w:color w:val="7F007F"/>
                <w:szCs w:val="21"/>
              </w:rPr>
              <w:t>type</w:t>
            </w:r>
            <w:r>
              <w:rPr>
                <w:rFonts w:hint="eastAsia" w:ascii="Consolas" w:hAnsi="Consolas" w:eastAsia="Consolas"/>
                <w:color w:val="000000"/>
                <w:szCs w:val="21"/>
              </w:rPr>
              <w:t>=</w:t>
            </w:r>
            <w:r>
              <w:rPr>
                <w:rFonts w:hint="eastAsia" w:ascii="Consolas" w:hAnsi="Consolas" w:eastAsia="Consolas"/>
                <w:i/>
                <w:color w:val="2A00FF"/>
                <w:szCs w:val="21"/>
              </w:rPr>
              <w:t>"submit"</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"提交"</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form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body</w:t>
            </w:r>
            <w:r>
              <w:rPr>
                <w:rFonts w:hint="eastAsia" w:ascii="Consolas" w:hAnsi="Consolas" w:eastAsia="Consolas"/>
                <w:color w:val="008080"/>
                <w:szCs w:val="21"/>
              </w:rPr>
              <w:t>&gt;</w:t>
            </w:r>
          </w:p>
          <w:p>
            <w:pPr>
              <w:jc w:val="left"/>
              <w:rPr>
                <w:szCs w:val="21"/>
              </w:rPr>
            </w:pPr>
            <w:r>
              <w:rPr>
                <w:rFonts w:hint="eastAsia" w:ascii="Consolas" w:hAnsi="Consolas" w:eastAsia="Consolas"/>
                <w:color w:val="008080"/>
                <w:szCs w:val="21"/>
              </w:rPr>
              <w:t>&lt;/</w:t>
            </w:r>
            <w:r>
              <w:rPr>
                <w:rFonts w:hint="eastAsia" w:ascii="Consolas" w:hAnsi="Consolas" w:eastAsia="Consolas"/>
                <w:color w:val="3F7F7F"/>
                <w:szCs w:val="21"/>
              </w:rPr>
              <w:t>html</w:t>
            </w:r>
            <w:r>
              <w:rPr>
                <w:rFonts w:hint="eastAsia" w:ascii="Consolas" w:hAnsi="Consolas" w:eastAsia="Consolas"/>
                <w:color w:val="008080"/>
                <w:szCs w:val="21"/>
              </w:rPr>
              <w:t>&gt;</w:t>
            </w:r>
          </w:p>
        </w:tc>
      </w:tr>
    </w:tbl>
    <w:p>
      <w:pPr>
        <w:rPr>
          <w:szCs w:val="21"/>
        </w:rPr>
      </w:pPr>
      <w:r>
        <w:rPr>
          <w:rFonts w:hint="eastAsia"/>
          <w:szCs w:val="21"/>
          <w:highlight w:val="yellow"/>
        </w:rPr>
        <w:t>【第二步】</w:t>
      </w:r>
      <w:r>
        <w:rPr>
          <w:rFonts w:hint="eastAsia"/>
          <w:szCs w:val="21"/>
        </w:rPr>
        <w:t>编写UploadAction 接收上传后的文件</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3" w:hRule="atLeast"/>
        </w:trPr>
        <w:tc>
          <w:tcPr>
            <w:tcW w:w="8334" w:type="dxa"/>
            <w:shd w:val="clear" w:color="auto" w:fill="CFCECE" w:themeFill="background2" w:themeFillShade="E5"/>
            <w:vAlign w:val="top"/>
          </w:tcPr>
          <w:p>
            <w:pPr>
              <w:jc w:val="left"/>
              <w:rPr>
                <w:rFonts w:ascii="Consolas" w:hAnsi="Consolas" w:eastAsia="Consolas"/>
                <w:szCs w:val="21"/>
              </w:rPr>
            </w:pPr>
            <w:r>
              <w:rPr>
                <w:rFonts w:hint="eastAsia" w:ascii="Consolas" w:hAnsi="Consolas" w:eastAsia="Consolas"/>
                <w:b/>
                <w:color w:val="7F0055"/>
                <w:szCs w:val="21"/>
              </w:rPr>
              <w:t>package</w:t>
            </w:r>
            <w:r>
              <w:rPr>
                <w:rFonts w:hint="eastAsia" w:ascii="Consolas" w:hAnsi="Consolas" w:eastAsia="Consolas"/>
                <w:color w:val="000000"/>
                <w:szCs w:val="21"/>
              </w:rPr>
              <w:t xml:space="preserve"> com.igeek_01;</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java.io.File;</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org.apache.commons.io.FileUtils;</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b/>
                <w:color w:val="7F0055"/>
                <w:szCs w:val="21"/>
              </w:rPr>
              <w:t>import</w:t>
            </w:r>
            <w:r>
              <w:rPr>
                <w:rFonts w:hint="eastAsia" w:ascii="Consolas" w:hAnsi="Consolas" w:eastAsia="Consolas"/>
                <w:color w:val="000000"/>
                <w:szCs w:val="21"/>
              </w:rPr>
              <w:t xml:space="preserve"> com.opensymphony.xwork2.ActionSupport;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b/>
                <w:color w:val="7F9FBF"/>
                <w:szCs w:val="21"/>
              </w:rPr>
              <w:t>@author</w:t>
            </w:r>
            <w:r>
              <w:rPr>
                <w:rFonts w:hint="eastAsia" w:ascii="Consolas" w:hAnsi="Consolas" w:eastAsia="Consolas"/>
                <w:color w:val="3F5FBF"/>
                <w:szCs w:val="21"/>
              </w:rPr>
              <w:t xml:space="preserve"> </w:t>
            </w:r>
            <w:r>
              <w:rPr>
                <w:rFonts w:hint="eastAsia" w:ascii="Consolas" w:hAnsi="Consolas" w:eastAsia="Consolas"/>
                <w:color w:val="3F5FBF"/>
                <w:szCs w:val="21"/>
                <w:u w:val="single"/>
              </w:rPr>
              <w:t>jerry</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b/>
                <w:color w:val="7F9FBF"/>
                <w:szCs w:val="21"/>
              </w:rPr>
              <w:t>@version</w:t>
            </w:r>
            <w:r>
              <w:rPr>
                <w:rFonts w:hint="eastAsia" w:ascii="Consolas" w:hAnsi="Consolas" w:eastAsia="Consolas"/>
                <w:color w:val="3F5FBF"/>
                <w:szCs w:val="21"/>
              </w:rPr>
              <w:t xml:space="preserve"> v1.0 2017年3月29日 下午12:03:13 </w:t>
            </w:r>
          </w:p>
          <w:p>
            <w:pPr>
              <w:jc w:val="left"/>
              <w:rPr>
                <w:rFonts w:ascii="Consolas" w:hAnsi="Consolas" w:eastAsia="Consolas"/>
                <w:szCs w:val="21"/>
              </w:rPr>
            </w:pP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w:t>
            </w:r>
            <w:r>
              <w:rPr>
                <w:rFonts w:hint="eastAsia" w:ascii="Consolas" w:hAnsi="Consolas" w:eastAsia="Consolas"/>
                <w:color w:val="000000"/>
                <w:szCs w:val="21"/>
                <w:u w:val="single"/>
              </w:rPr>
              <w:t>UploadAction</w:t>
            </w:r>
            <w:r>
              <w:rPr>
                <w:rFonts w:hint="eastAsia" w:ascii="Consolas" w:hAnsi="Consolas" w:eastAsia="Consolas"/>
                <w:color w:val="000000"/>
                <w:szCs w:val="21"/>
              </w:rPr>
              <w:t xml:space="preserve"> </w:t>
            </w:r>
            <w:r>
              <w:rPr>
                <w:rFonts w:hint="eastAsia" w:ascii="Consolas" w:hAnsi="Consolas" w:eastAsia="Consolas"/>
                <w:b/>
                <w:color w:val="7F0055"/>
                <w:szCs w:val="21"/>
              </w:rPr>
              <w:t>extends</w:t>
            </w:r>
            <w:r>
              <w:rPr>
                <w:rFonts w:hint="eastAsia" w:ascii="Consolas" w:hAnsi="Consolas" w:eastAsia="Consolas"/>
                <w:color w:val="000000"/>
                <w:szCs w:val="21"/>
              </w:rPr>
              <w:t xml:space="preserve"> ActionSupport{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通过FileUploadInterceptor拦截器可知，struts2文件上传需要3个参数，这3个参数分别是</w:t>
            </w:r>
          </w:p>
          <w:p>
            <w:pPr>
              <w:jc w:val="left"/>
              <w:rPr>
                <w:rFonts w:ascii="Consolas" w:hAnsi="Consolas" w:eastAsia="Consolas"/>
                <w:szCs w:val="21"/>
              </w:rPr>
            </w:pPr>
            <w:r>
              <w:rPr>
                <w:rFonts w:hint="eastAsia" w:ascii="Consolas" w:hAnsi="Consolas" w:eastAsia="Consolas"/>
                <w:color w:val="3F5FBF"/>
                <w:szCs w:val="21"/>
              </w:rPr>
              <w:t>File对象 ,名称与input框中的name对应，例如：&lt;file name="upload"&gt;</w:t>
            </w:r>
            <w:r>
              <w:rPr>
                <w:rFonts w:hint="eastAsia" w:ascii="Consolas" w:hAnsi="Consolas" w:eastAsia="Consolas"/>
                <w:color w:val="3F5FBF"/>
                <w:szCs w:val="21"/>
                <w:u w:val="single"/>
              </w:rPr>
              <w:t>&lt;/file&gt;</w:t>
            </w:r>
            <w:r>
              <w:rPr>
                <w:rFonts w:hint="eastAsia" w:ascii="Consolas" w:hAnsi="Consolas" w:eastAsia="Consolas"/>
                <w:color w:val="3F5FBF"/>
                <w:szCs w:val="21"/>
              </w:rPr>
              <w:t xml:space="preserve"> </w:t>
            </w:r>
            <w:r>
              <w:rPr>
                <w:rFonts w:hint="eastAsia" w:ascii="Consolas" w:hAnsi="Consolas" w:eastAsia="Consolas"/>
                <w:color w:val="7F7F9F"/>
                <w:szCs w:val="21"/>
              </w:rPr>
              <w:t>--&gt;</w:t>
            </w:r>
            <w:r>
              <w:rPr>
                <w:rFonts w:hint="eastAsia" w:ascii="Consolas" w:hAnsi="Consolas" w:eastAsia="Consolas"/>
                <w:color w:val="3F5FBF"/>
                <w:szCs w:val="21"/>
              </w:rPr>
              <w:t>File对象名  upload</w:t>
            </w:r>
          </w:p>
          <w:p>
            <w:pPr>
              <w:jc w:val="left"/>
              <w:rPr>
                <w:rFonts w:ascii="Consolas" w:hAnsi="Consolas" w:eastAsia="Consolas"/>
                <w:szCs w:val="21"/>
              </w:rPr>
            </w:pPr>
            <w:r>
              <w:rPr>
                <w:rFonts w:hint="eastAsia" w:ascii="Consolas" w:hAnsi="Consolas" w:eastAsia="Consolas"/>
                <w:color w:val="3F5FBF"/>
                <w:szCs w:val="21"/>
              </w:rPr>
              <w:t>ContentType:File对象名+ContentType，例如：uploadContentType</w:t>
            </w:r>
          </w:p>
          <w:p>
            <w:pPr>
              <w:jc w:val="left"/>
              <w:rPr>
                <w:rFonts w:ascii="Consolas" w:hAnsi="Consolas" w:eastAsia="Consolas"/>
                <w:szCs w:val="21"/>
              </w:rPr>
            </w:pPr>
            <w:r>
              <w:rPr>
                <w:rFonts w:hint="eastAsia" w:ascii="Consolas" w:hAnsi="Consolas" w:eastAsia="Consolas"/>
                <w:color w:val="3F5FBF"/>
                <w:szCs w:val="21"/>
              </w:rPr>
              <w:t>FileName：File对象ming+FileName，例如：uploadFileName</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File </w:t>
            </w:r>
            <w:r>
              <w:rPr>
                <w:rFonts w:hint="eastAsia" w:ascii="Consolas" w:hAnsi="Consolas" w:eastAsia="Consolas"/>
                <w:color w:val="0000C0"/>
                <w:szCs w:val="21"/>
              </w:rPr>
              <w:t>upload</w:t>
            </w:r>
            <w:r>
              <w:rPr>
                <w:rFonts w:hint="eastAsia" w:ascii="Consolas" w:hAnsi="Consolas" w:eastAsia="Consolas"/>
                <w:color w:val="000000"/>
                <w:szCs w:val="21"/>
              </w:rPr>
              <w:t>;</w:t>
            </w:r>
            <w:r>
              <w:rPr>
                <w:rFonts w:hint="eastAsia" w:ascii="Consolas" w:hAnsi="Consolas" w:eastAsia="Consolas"/>
                <w:color w:val="3F7F5F"/>
                <w:szCs w:val="21"/>
              </w:rPr>
              <w:t>//request.getParameter("upload");</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String </w:t>
            </w:r>
            <w:r>
              <w:rPr>
                <w:rFonts w:hint="eastAsia" w:ascii="Consolas" w:hAnsi="Consolas" w:eastAsia="Consolas"/>
                <w:color w:val="0000C0"/>
                <w:szCs w:val="21"/>
              </w:rPr>
              <w:t>uploadContentType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String </w:t>
            </w:r>
            <w:r>
              <w:rPr>
                <w:rFonts w:hint="eastAsia" w:ascii="Consolas" w:hAnsi="Consolas" w:eastAsia="Consolas"/>
                <w:color w:val="0000C0"/>
                <w:szCs w:val="21"/>
              </w:rPr>
              <w:t>uploadFileName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7F5F"/>
                <w:szCs w:val="21"/>
              </w:rPr>
              <w:t>//生成属性的</w:t>
            </w:r>
            <w:r>
              <w:rPr>
                <w:rFonts w:hint="eastAsia" w:ascii="Consolas" w:hAnsi="Consolas" w:eastAsia="Consolas"/>
                <w:color w:val="3F7F5F"/>
                <w:szCs w:val="21"/>
                <w:u w:val="single"/>
              </w:rPr>
              <w:t>gett</w:t>
            </w:r>
            <w:r>
              <w:rPr>
                <w:rFonts w:hint="eastAsia" w:ascii="Consolas" w:hAnsi="Consolas" w:eastAsia="Consolas"/>
                <w:color w:val="3F7F5F"/>
                <w:szCs w:val="21"/>
              </w:rPr>
              <w:t>和</w:t>
            </w:r>
            <w:r>
              <w:rPr>
                <w:rFonts w:hint="eastAsia" w:ascii="Consolas" w:hAnsi="Consolas" w:eastAsia="Consolas"/>
                <w:color w:val="3F7F5F"/>
                <w:szCs w:val="21"/>
                <w:u w:val="single"/>
              </w:rPr>
              <w:t>sett</w:t>
            </w:r>
            <w:r>
              <w:rPr>
                <w:rFonts w:hint="eastAsia" w:ascii="Consolas" w:hAnsi="Consolas" w:eastAsia="Consolas"/>
                <w:color w:val="3F7F5F"/>
                <w:szCs w:val="21"/>
              </w:rPr>
              <w:t>方法</w:t>
            </w:r>
          </w:p>
          <w:p>
            <w:pPr>
              <w:jc w:val="left"/>
              <w:rPr>
                <w:rFonts w:ascii="Consolas" w:hAnsi="Consolas" w:eastAsia="Consolas"/>
                <w:szCs w:val="21"/>
              </w:rPr>
            </w:pP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String execute() </w:t>
            </w:r>
            <w:r>
              <w:rPr>
                <w:rFonts w:hint="eastAsia" w:ascii="Consolas" w:hAnsi="Consolas" w:eastAsia="Consolas"/>
                <w:b/>
                <w:color w:val="7F0055"/>
                <w:szCs w:val="21"/>
              </w:rPr>
              <w:t>throws</w:t>
            </w:r>
            <w:r>
              <w:rPr>
                <w:rFonts w:hint="eastAsia" w:ascii="Consolas" w:hAnsi="Consolas" w:eastAsia="Consolas"/>
                <w:color w:val="000000"/>
                <w:szCs w:val="21"/>
              </w:rPr>
              <w:t xml:space="preserve"> Exception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//具体的文件上传工作交给struts框架去完成</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//通过FileUtils工具类设置保存文件的路径</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//第一个参数是上传的文件，第二个参数是要保存的文件</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FileUtils.</w:t>
            </w:r>
            <w:r>
              <w:rPr>
                <w:rFonts w:hint="eastAsia" w:ascii="Consolas" w:hAnsi="Consolas" w:eastAsia="Consolas"/>
                <w:i/>
                <w:color w:val="000000"/>
                <w:szCs w:val="21"/>
              </w:rPr>
              <w:t>copyFile</w:t>
            </w:r>
            <w:r>
              <w:rPr>
                <w:rFonts w:hint="eastAsia" w:ascii="Consolas" w:hAnsi="Consolas" w:eastAsia="Consolas"/>
                <w:color w:val="000000"/>
                <w:szCs w:val="21"/>
              </w:rPr>
              <w:t>(</w:t>
            </w:r>
            <w:r>
              <w:rPr>
                <w:rFonts w:hint="eastAsia" w:ascii="Consolas" w:hAnsi="Consolas" w:eastAsia="Consolas"/>
                <w:color w:val="0000C0"/>
                <w:szCs w:val="21"/>
              </w:rPr>
              <w:t>upload</w:t>
            </w:r>
            <w:r>
              <w:rPr>
                <w:rFonts w:hint="eastAsia" w:ascii="Consolas" w:hAnsi="Consolas" w:eastAsia="Consolas"/>
                <w:color w:val="000000"/>
                <w:szCs w:val="21"/>
              </w:rPr>
              <w:t xml:space="preserve">, </w:t>
            </w:r>
            <w:r>
              <w:rPr>
                <w:rFonts w:hint="eastAsia" w:ascii="Consolas" w:hAnsi="Consolas" w:eastAsia="Consolas"/>
                <w:b/>
                <w:color w:val="7F0055"/>
                <w:szCs w:val="21"/>
              </w:rPr>
              <w:t>new</w:t>
            </w:r>
            <w:r>
              <w:rPr>
                <w:rFonts w:hint="eastAsia" w:ascii="Consolas" w:hAnsi="Consolas" w:eastAsia="Consolas"/>
                <w:color w:val="000000"/>
                <w:szCs w:val="21"/>
              </w:rPr>
              <w:t xml:space="preserve"> File(</w:t>
            </w:r>
            <w:r>
              <w:rPr>
                <w:rFonts w:hint="eastAsia" w:ascii="Consolas" w:hAnsi="Consolas" w:eastAsia="Consolas"/>
                <w:color w:val="2A00FF"/>
                <w:szCs w:val="21"/>
              </w:rPr>
              <w:t>"d://"</w:t>
            </w:r>
            <w:r>
              <w:rPr>
                <w:rFonts w:hint="eastAsia" w:ascii="Consolas" w:hAnsi="Consolas" w:eastAsia="Consolas"/>
                <w:color w:val="000000"/>
                <w:szCs w:val="21"/>
              </w:rPr>
              <w:t>+</w:t>
            </w:r>
            <w:r>
              <w:rPr>
                <w:rFonts w:hint="eastAsia" w:ascii="Consolas" w:hAnsi="Consolas" w:eastAsia="Consolas"/>
                <w:color w:val="0000C0"/>
                <w:szCs w:val="21"/>
              </w:rPr>
              <w:t>uploadFileName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b/>
                <w:i/>
                <w:color w:val="0000C0"/>
                <w:szCs w:val="21"/>
              </w:rPr>
              <w:t>NONE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File getUpload()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0000C0"/>
                <w:szCs w:val="21"/>
              </w:rPr>
              <w:t>upload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setUpload(File </w:t>
            </w:r>
            <w:r>
              <w:rPr>
                <w:rFonts w:hint="eastAsia" w:ascii="Consolas" w:hAnsi="Consolas" w:eastAsia="Consolas"/>
                <w:color w:val="6A3E3E"/>
                <w:szCs w:val="21"/>
              </w:rPr>
              <w:t>upload</w:t>
            </w:r>
            <w:r>
              <w:rPr>
                <w:rFonts w:hint="eastAsia" w:ascii="Consolas" w:hAnsi="Consolas" w:eastAsia="Consolas"/>
                <w:color w:val="000000"/>
                <w:szCs w:val="21"/>
              </w:rPr>
              <w:t>)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"setUpload"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w:t>
            </w:r>
            <w:r>
              <w:rPr>
                <w:rFonts w:hint="eastAsia" w:ascii="Consolas" w:hAnsi="Consolas" w:eastAsia="Consolas"/>
                <w:color w:val="0000C0"/>
                <w:szCs w:val="21"/>
              </w:rPr>
              <w:t>upload</w:t>
            </w:r>
            <w:r>
              <w:rPr>
                <w:rFonts w:hint="eastAsia" w:ascii="Consolas" w:hAnsi="Consolas" w:eastAsia="Consolas"/>
                <w:color w:val="000000"/>
                <w:szCs w:val="21"/>
              </w:rPr>
              <w:t xml:space="preserve"> = </w:t>
            </w:r>
            <w:r>
              <w:rPr>
                <w:rFonts w:hint="eastAsia" w:ascii="Consolas" w:hAnsi="Consolas" w:eastAsia="Consolas"/>
                <w:color w:val="6A3E3E"/>
                <w:szCs w:val="21"/>
              </w:rPr>
              <w:t>upload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String getUploadContentType()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0000C0"/>
                <w:szCs w:val="21"/>
              </w:rPr>
              <w:t>uploadContentType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setUploadContentType(String </w:t>
            </w:r>
            <w:r>
              <w:rPr>
                <w:rFonts w:hint="eastAsia" w:ascii="Consolas" w:hAnsi="Consolas" w:eastAsia="Consolas"/>
                <w:color w:val="6A3E3E"/>
                <w:szCs w:val="21"/>
              </w:rPr>
              <w:t>uploadContentType</w:t>
            </w:r>
            <w:r>
              <w:rPr>
                <w:rFonts w:hint="eastAsia" w:ascii="Consolas" w:hAnsi="Consolas" w:eastAsia="Consolas"/>
                <w:color w:val="000000"/>
                <w:szCs w:val="21"/>
              </w:rPr>
              <w:t>)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"setUploadContentType"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w:t>
            </w:r>
            <w:r>
              <w:rPr>
                <w:rFonts w:hint="eastAsia" w:ascii="Consolas" w:hAnsi="Consolas" w:eastAsia="Consolas"/>
                <w:color w:val="0000C0"/>
                <w:szCs w:val="21"/>
              </w:rPr>
              <w:t>uploadContentType</w:t>
            </w:r>
            <w:r>
              <w:rPr>
                <w:rFonts w:hint="eastAsia" w:ascii="Consolas" w:hAnsi="Consolas" w:eastAsia="Consolas"/>
                <w:color w:val="000000"/>
                <w:szCs w:val="21"/>
              </w:rPr>
              <w:t xml:space="preserve"> = </w:t>
            </w:r>
            <w:r>
              <w:rPr>
                <w:rFonts w:hint="eastAsia" w:ascii="Consolas" w:hAnsi="Consolas" w:eastAsia="Consolas"/>
                <w:color w:val="6A3E3E"/>
                <w:szCs w:val="21"/>
              </w:rPr>
              <w:t>uploadContentType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String getUploadFileName()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0000C0"/>
                <w:szCs w:val="21"/>
              </w:rPr>
              <w:t>uploadFileName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setUploadFileName(String </w:t>
            </w:r>
            <w:r>
              <w:rPr>
                <w:rFonts w:hint="eastAsia" w:ascii="Consolas" w:hAnsi="Consolas" w:eastAsia="Consolas"/>
                <w:color w:val="6A3E3E"/>
                <w:szCs w:val="21"/>
              </w:rPr>
              <w:t>uploadFileName</w:t>
            </w:r>
            <w:r>
              <w:rPr>
                <w:rFonts w:hint="eastAsia" w:ascii="Consolas" w:hAnsi="Consolas" w:eastAsia="Consolas"/>
                <w:color w:val="000000"/>
                <w:szCs w:val="21"/>
              </w:rPr>
              <w:t>)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"setUploadFileName"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this</w:t>
            </w:r>
            <w:r>
              <w:rPr>
                <w:rFonts w:hint="eastAsia" w:ascii="Consolas" w:hAnsi="Consolas" w:eastAsia="Consolas"/>
                <w:color w:val="000000"/>
                <w:szCs w:val="21"/>
              </w:rPr>
              <w:t>.</w:t>
            </w:r>
            <w:r>
              <w:rPr>
                <w:rFonts w:hint="eastAsia" w:ascii="Consolas" w:hAnsi="Consolas" w:eastAsia="Consolas"/>
                <w:color w:val="0000C0"/>
                <w:szCs w:val="21"/>
              </w:rPr>
              <w:t>uploadFileName</w:t>
            </w:r>
            <w:r>
              <w:rPr>
                <w:rFonts w:hint="eastAsia" w:ascii="Consolas" w:hAnsi="Consolas" w:eastAsia="Consolas"/>
                <w:color w:val="000000"/>
                <w:szCs w:val="21"/>
              </w:rPr>
              <w:t xml:space="preserve"> = </w:t>
            </w:r>
            <w:r>
              <w:rPr>
                <w:rFonts w:hint="eastAsia" w:ascii="Consolas" w:hAnsi="Consolas" w:eastAsia="Consolas"/>
                <w:color w:val="6A3E3E"/>
                <w:szCs w:val="21"/>
              </w:rPr>
              <w:t>uploadFileName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 w:val="32"/>
              </w:rPr>
            </w:pPr>
            <w:r>
              <w:rPr>
                <w:rFonts w:hint="eastAsia" w:ascii="Consolas" w:hAnsi="Consolas" w:eastAsia="Consolas"/>
                <w:color w:val="000000"/>
                <w:szCs w:val="21"/>
              </w:rPr>
              <w:t>}</w:t>
            </w:r>
          </w:p>
          <w:p>
            <w:pPr>
              <w:jc w:val="left"/>
              <w:rPr>
                <w:szCs w:val="21"/>
              </w:rPr>
            </w:pPr>
          </w:p>
        </w:tc>
      </w:tr>
    </w:tbl>
    <w:p>
      <w:pPr>
        <w:rPr>
          <w:szCs w:val="21"/>
        </w:rPr>
      </w:pPr>
    </w:p>
    <w:p>
      <w:pPr>
        <w:rPr>
          <w:szCs w:val="21"/>
        </w:rPr>
      </w:pPr>
      <w:r>
        <w:rPr>
          <w:rFonts w:hint="eastAsia"/>
          <w:szCs w:val="21"/>
          <w:highlight w:val="yellow"/>
        </w:rPr>
        <w:t>【注意】</w:t>
      </w:r>
      <w:r>
        <w:rPr>
          <w:rFonts w:hint="eastAsia"/>
          <w:szCs w:val="21"/>
        </w:rPr>
        <w:t>成员变量的名字必须和页面对应：</w:t>
      </w:r>
    </w:p>
    <w:p>
      <w:pPr>
        <w:rPr>
          <w:szCs w:val="21"/>
        </w:rPr>
      </w:pPr>
      <w:r>
        <w:rPr>
          <w:rFonts w:hint="eastAsia"/>
          <w:szCs w:val="21"/>
        </w:rPr>
        <w:drawing>
          <wp:inline distT="0" distB="0" distL="0" distR="0">
            <wp:extent cx="5292090" cy="853440"/>
            <wp:effectExtent l="0" t="0" r="3810" b="3810"/>
            <wp:docPr id="1219" name="图片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图片 1219"/>
                    <pic:cNvPicPr>
                      <a:picLocks noChangeAspect="1" noChangeArrowheads="1"/>
                    </pic:cNvPicPr>
                  </pic:nvPicPr>
                  <pic:blipFill>
                    <a:blip r:embed="rId52" cstate="print"/>
                    <a:srcRect/>
                    <a:stretch>
                      <a:fillRect/>
                    </a:stretch>
                  </pic:blipFill>
                  <pic:spPr>
                    <a:xfrm>
                      <a:off x="0" y="0"/>
                      <a:ext cx="5292090" cy="853440"/>
                    </a:xfrm>
                    <a:prstGeom prst="rect">
                      <a:avLst/>
                    </a:prstGeom>
                    <a:noFill/>
                    <a:ln w="9525">
                      <a:noFill/>
                      <a:miter lim="800000"/>
                      <a:headEnd/>
                      <a:tailEnd/>
                    </a:ln>
                  </pic:spPr>
                </pic:pic>
              </a:graphicData>
            </a:graphic>
          </wp:inline>
        </w:drawing>
      </w:r>
    </w:p>
    <w:p>
      <w:pPr>
        <w:rPr>
          <w:szCs w:val="21"/>
        </w:rPr>
      </w:pPr>
    </w:p>
    <w:p>
      <w:pPr>
        <w:rPr>
          <w:szCs w:val="21"/>
        </w:rPr>
      </w:pPr>
      <w:r>
        <w:rPr>
          <w:rFonts w:hint="eastAsia"/>
          <w:szCs w:val="21"/>
          <w:highlight w:val="yellow"/>
        </w:rPr>
        <w:t>【第三步】</w:t>
      </w:r>
      <w:r>
        <w:rPr>
          <w:rFonts w:hint="eastAsia"/>
          <w:szCs w:val="21"/>
        </w:rPr>
        <w:t xml:space="preserve">配置struts.xml </w:t>
      </w:r>
    </w:p>
    <w:tbl>
      <w:tblPr>
        <w:tblStyle w:val="16"/>
        <w:tblW w:w="8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rPr>
          <w:trHeight w:val="1519" w:hRule="atLeast"/>
        </w:trPr>
        <w:tc>
          <w:tcPr>
            <w:tcW w:w="8334"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xml</w:t>
            </w:r>
            <w:r>
              <w:rPr>
                <w:rFonts w:hint="eastAsia" w:ascii="Consolas" w:hAnsi="Consolas" w:eastAsia="Consolas"/>
                <w:sz w:val="21"/>
                <w:szCs w:val="21"/>
              </w:rPr>
              <w:t xml:space="preserve"> </w:t>
            </w:r>
            <w:r>
              <w:rPr>
                <w:rFonts w:hint="eastAsia" w:ascii="Consolas" w:hAnsi="Consolas" w:eastAsia="Consolas"/>
                <w:color w:val="7F007F"/>
                <w:sz w:val="21"/>
                <w:szCs w:val="21"/>
              </w:rPr>
              <w:t>version</w:t>
            </w:r>
            <w:r>
              <w:rPr>
                <w:rFonts w:hint="eastAsia" w:ascii="Consolas" w:hAnsi="Consolas" w:eastAsia="Consolas"/>
                <w:color w:val="000000"/>
                <w:sz w:val="21"/>
                <w:szCs w:val="21"/>
              </w:rPr>
              <w:t>=</w:t>
            </w:r>
            <w:r>
              <w:rPr>
                <w:rFonts w:hint="eastAsia" w:ascii="Consolas" w:hAnsi="Consolas" w:eastAsia="Consolas"/>
                <w:i/>
                <w:color w:val="2A00FF"/>
                <w:sz w:val="21"/>
                <w:szCs w:val="21"/>
              </w:rPr>
              <w:t>"1.0"</w:t>
            </w:r>
            <w:r>
              <w:rPr>
                <w:rFonts w:hint="eastAsia" w:ascii="Consolas" w:hAnsi="Consolas" w:eastAsia="Consolas"/>
                <w:sz w:val="21"/>
                <w:szCs w:val="21"/>
              </w:rPr>
              <w:t xml:space="preserve"> </w:t>
            </w:r>
            <w:r>
              <w:rPr>
                <w:rFonts w:hint="eastAsia" w:ascii="Consolas" w:hAnsi="Consolas" w:eastAsia="Consolas"/>
                <w:color w:val="7F007F"/>
                <w:sz w:val="21"/>
                <w:szCs w:val="21"/>
              </w:rPr>
              <w:t>encoding</w:t>
            </w:r>
            <w:r>
              <w:rPr>
                <w:rFonts w:hint="eastAsia" w:ascii="Consolas" w:hAnsi="Consolas" w:eastAsia="Consolas"/>
                <w:color w:val="000000"/>
                <w:sz w:val="21"/>
                <w:szCs w:val="21"/>
              </w:rPr>
              <w:t>=</w:t>
            </w:r>
            <w:r>
              <w:rPr>
                <w:rFonts w:hint="eastAsia" w:ascii="Consolas" w:hAnsi="Consolas" w:eastAsia="Consolas"/>
                <w:i/>
                <w:color w:val="2A00FF"/>
                <w:sz w:val="21"/>
                <w:szCs w:val="21"/>
              </w:rPr>
              <w:t>"UTF-8"</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DOCTYPE</w:t>
            </w:r>
            <w:r>
              <w:rPr>
                <w:rFonts w:hint="eastAsia" w:ascii="Consolas" w:hAnsi="Consolas" w:eastAsia="Consolas"/>
                <w:sz w:val="21"/>
                <w:szCs w:val="21"/>
              </w:rPr>
              <w:t xml:space="preserve"> </w:t>
            </w:r>
            <w:r>
              <w:rPr>
                <w:rFonts w:hint="eastAsia" w:ascii="Consolas" w:hAnsi="Consolas" w:eastAsia="Consolas"/>
                <w:color w:val="008080"/>
                <w:sz w:val="21"/>
                <w:szCs w:val="21"/>
              </w:rPr>
              <w:t>struts</w:t>
            </w:r>
            <w:r>
              <w:rPr>
                <w:rFonts w:hint="eastAsia" w:ascii="Consolas" w:hAnsi="Consolas" w:eastAsia="Consolas"/>
                <w:sz w:val="21"/>
                <w:szCs w:val="21"/>
              </w:rPr>
              <w:t xml:space="preserve"> </w:t>
            </w:r>
            <w:r>
              <w:rPr>
                <w:rFonts w:hint="eastAsia" w:ascii="Consolas" w:hAnsi="Consolas" w:eastAsia="Consolas"/>
                <w:color w:val="808080"/>
                <w:sz w:val="21"/>
                <w:szCs w:val="21"/>
              </w:rPr>
              <w:t>PUBLIC</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ab/>
            </w:r>
            <w:r>
              <w:rPr>
                <w:rFonts w:hint="eastAsia" w:ascii="Consolas" w:hAnsi="Consolas" w:eastAsia="Consolas"/>
                <w:color w:val="008080"/>
                <w:sz w:val="21"/>
                <w:szCs w:val="21"/>
              </w:rPr>
              <w:t>"-//Apache Software Foundation//DTD Struts Configuration 2.3//EN"</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ab/>
            </w:r>
            <w:r>
              <w:rPr>
                <w:rFonts w:hint="eastAsia" w:ascii="Consolas" w:hAnsi="Consolas" w:eastAsia="Consolas"/>
                <w:color w:val="3F7F5F"/>
                <w:sz w:val="21"/>
                <w:szCs w:val="21"/>
              </w:rPr>
              <w:t>"http://struts.apache.org/dtds/struts-2.3.dtd"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struts</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package</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"default"</w:t>
            </w:r>
            <w:r>
              <w:rPr>
                <w:rFonts w:hint="eastAsia" w:ascii="Consolas" w:hAnsi="Consolas" w:eastAsia="Consolas"/>
                <w:sz w:val="21"/>
                <w:szCs w:val="21"/>
              </w:rPr>
              <w:t xml:space="preserve"> </w:t>
            </w:r>
            <w:r>
              <w:rPr>
                <w:rFonts w:hint="eastAsia" w:ascii="Consolas" w:hAnsi="Consolas" w:eastAsia="Consolas"/>
                <w:color w:val="7F007F"/>
                <w:sz w:val="21"/>
                <w:szCs w:val="21"/>
              </w:rPr>
              <w:t>extends</w:t>
            </w:r>
            <w:r>
              <w:rPr>
                <w:rFonts w:hint="eastAsia" w:ascii="Consolas" w:hAnsi="Consolas" w:eastAsia="Consolas"/>
                <w:color w:val="000000"/>
                <w:sz w:val="21"/>
                <w:szCs w:val="21"/>
              </w:rPr>
              <w:t>=</w:t>
            </w:r>
            <w:r>
              <w:rPr>
                <w:rFonts w:hint="eastAsia" w:ascii="Consolas" w:hAnsi="Consolas" w:eastAsia="Consolas"/>
                <w:i/>
                <w:color w:val="2A00FF"/>
                <w:sz w:val="21"/>
                <w:szCs w:val="21"/>
              </w:rPr>
              <w:t>"struts-default"</w:t>
            </w:r>
            <w:r>
              <w:rPr>
                <w:rFonts w:hint="eastAsia" w:ascii="Consolas" w:hAnsi="Consolas" w:eastAsia="Consolas"/>
                <w:sz w:val="21"/>
                <w:szCs w:val="21"/>
              </w:rPr>
              <w:t xml:space="preserve"> </w:t>
            </w:r>
            <w:r>
              <w:rPr>
                <w:rFonts w:hint="eastAsia" w:ascii="Consolas" w:hAnsi="Consolas" w:eastAsia="Consolas"/>
                <w:color w:val="7F007F"/>
                <w:sz w:val="21"/>
                <w:szCs w:val="21"/>
              </w:rPr>
              <w:t>namespace</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"upload"</w:t>
            </w:r>
            <w:r>
              <w:rPr>
                <w:rFonts w:hint="eastAsia" w:ascii="Consolas" w:hAnsi="Consolas" w:eastAsia="Consolas"/>
                <w:sz w:val="21"/>
                <w:szCs w:val="21"/>
              </w:rPr>
              <w:t xml:space="preserve"> </w:t>
            </w:r>
            <w:r>
              <w:rPr>
                <w:rFonts w:hint="eastAsia" w:ascii="Consolas" w:hAnsi="Consolas" w:eastAsia="Consolas"/>
                <w:color w:val="7F007F"/>
                <w:sz w:val="21"/>
                <w:szCs w:val="21"/>
              </w:rPr>
              <w:t>class</w:t>
            </w:r>
            <w:r>
              <w:rPr>
                <w:rFonts w:hint="eastAsia" w:ascii="Consolas" w:hAnsi="Consolas" w:eastAsia="Consolas"/>
                <w:color w:val="000000"/>
                <w:sz w:val="21"/>
                <w:szCs w:val="21"/>
              </w:rPr>
              <w:t>=</w:t>
            </w:r>
            <w:r>
              <w:rPr>
                <w:rFonts w:hint="eastAsia" w:ascii="Consolas" w:hAnsi="Consolas" w:eastAsia="Consolas"/>
                <w:i/>
                <w:color w:val="2A00FF"/>
                <w:sz w:val="21"/>
                <w:szCs w:val="21"/>
              </w:rPr>
              <w:t>"com.igeek_01.UploadAction"</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"input"</w:t>
            </w:r>
            <w:r>
              <w:rPr>
                <w:rFonts w:hint="eastAsia" w:ascii="Consolas" w:hAnsi="Consolas" w:eastAsia="Consolas"/>
                <w:color w:val="008080"/>
                <w:sz w:val="21"/>
                <w:szCs w:val="21"/>
              </w:rPr>
              <w:t>&gt;</w:t>
            </w:r>
            <w:r>
              <w:rPr>
                <w:rFonts w:hint="eastAsia" w:ascii="Consolas" w:hAnsi="Consolas" w:eastAsia="Consolas"/>
                <w:color w:val="000000"/>
                <w:sz w:val="21"/>
                <w:szCs w:val="21"/>
              </w:rPr>
              <w:t>/b_upload/upload.jsp</w:t>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package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rPr>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struts</w:t>
            </w:r>
            <w:r>
              <w:rPr>
                <w:rFonts w:hint="eastAsia" w:ascii="Consolas" w:hAnsi="Consolas" w:eastAsia="Consolas"/>
                <w:color w:val="008080"/>
                <w:sz w:val="21"/>
                <w:szCs w:val="21"/>
              </w:rPr>
              <w:t>&gt;</w:t>
            </w:r>
          </w:p>
        </w:tc>
      </w:tr>
    </w:tbl>
    <w:p>
      <w:pPr>
        <w:rPr>
          <w:szCs w:val="21"/>
        </w:rPr>
      </w:pPr>
      <w:r>
        <w:rPr>
          <w:rFonts w:hint="eastAsia"/>
          <w:szCs w:val="21"/>
          <w:highlight w:val="yellow"/>
        </w:rPr>
        <w:t>【第四步】</w:t>
      </w:r>
      <w:r>
        <w:rPr>
          <w:rFonts w:hint="eastAsia"/>
          <w:szCs w:val="21"/>
        </w:rPr>
        <w:t>访问</w:t>
      </w:r>
    </w:p>
    <w:p>
      <w:pPr>
        <w:rPr>
          <w:szCs w:val="21"/>
        </w:rPr>
      </w:pPr>
    </w:p>
    <w:p>
      <w:pPr>
        <w:rPr>
          <w:szCs w:val="21"/>
        </w:rPr>
      </w:pPr>
    </w:p>
    <w:p>
      <w:pPr>
        <w:rPr>
          <w:szCs w:val="21"/>
          <w:highlight w:val="yellow"/>
        </w:rPr>
      </w:pPr>
      <w:r>
        <w:rPr>
          <w:rFonts w:hint="eastAsia"/>
          <w:szCs w:val="21"/>
          <w:highlight w:val="yellow"/>
        </w:rPr>
        <w:t>【提示】文件会默认上传到：盘符:\apache-tomcat-7.0.69\work\Catalina\localhost\struts2_d</w:t>
      </w:r>
      <w:r>
        <w:rPr>
          <w:rFonts w:hint="eastAsia"/>
          <w:szCs w:val="21"/>
          <w:highlight w:val="yellow"/>
          <w:lang w:val="en-US" w:eastAsia="zh-CN"/>
        </w:rPr>
        <w:t>03_c03</w:t>
      </w:r>
    </w:p>
    <w:p>
      <w:pPr>
        <w:rPr>
          <w:szCs w:val="21"/>
          <w:highlight w:val="yellow"/>
        </w:rPr>
      </w:pPr>
      <w:r>
        <w:rPr>
          <w:rFonts w:hint="eastAsia"/>
          <w:szCs w:val="21"/>
          <w:highlight w:val="yellow"/>
        </w:rPr>
        <w:t>因为这是个临时的存储位置，一旦系统运行结束，就自动删除</w:t>
      </w:r>
    </w:p>
    <w:p>
      <w:pPr>
        <w:pStyle w:val="3"/>
        <w:ind w:left="575" w:hanging="575"/>
        <w:rPr>
          <w:rFonts w:hint="eastAsia"/>
        </w:rPr>
      </w:pPr>
      <w:r>
        <w:rPr>
          <w:rFonts w:hint="eastAsia"/>
        </w:rPr>
        <w:t>文件上传的参数设置</w:t>
      </w:r>
    </w:p>
    <w:p>
      <w:pPr>
        <w:rPr>
          <w:szCs w:val="21"/>
        </w:rPr>
      </w:pPr>
      <w:r>
        <w:rPr>
          <w:rFonts w:hint="eastAsia"/>
          <w:szCs w:val="21"/>
        </w:rPr>
        <w:t>默认只能上传2m</w:t>
      </w:r>
    </w:p>
    <w:p>
      <w:pPr>
        <w:rPr>
          <w:szCs w:val="21"/>
        </w:rPr>
      </w:pPr>
      <w:r>
        <w:rPr>
          <w:rFonts w:hint="eastAsia"/>
          <w:szCs w:val="21"/>
        </w:rPr>
        <w:t xml:space="preserve">在struts2 文件上传，存在一些限制参数，当违背参数，跳转 input 视图 </w:t>
      </w:r>
    </w:p>
    <w:p>
      <w:pPr>
        <w:rPr>
          <w:szCs w:val="21"/>
        </w:rPr>
      </w:pPr>
    </w:p>
    <w:p>
      <w:pPr>
        <w:rPr>
          <w:szCs w:val="21"/>
        </w:rPr>
      </w:pPr>
      <w:r>
        <w:rPr>
          <w:rFonts w:hint="eastAsia"/>
          <w:szCs w:val="21"/>
        </w:rPr>
        <w:drawing>
          <wp:inline distT="0" distB="0" distL="0" distR="0">
            <wp:extent cx="5270500" cy="2755900"/>
            <wp:effectExtent l="0" t="0" r="6350" b="6350"/>
            <wp:docPr id="1186" name="图片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图片 1226"/>
                    <pic:cNvPicPr>
                      <a:picLocks noChangeAspect="1" noChangeArrowheads="1"/>
                    </pic:cNvPicPr>
                  </pic:nvPicPr>
                  <pic:blipFill>
                    <a:blip r:embed="rId53" cstate="print"/>
                    <a:srcRect/>
                    <a:stretch>
                      <a:fillRect/>
                    </a:stretch>
                  </pic:blipFill>
                  <pic:spPr>
                    <a:xfrm>
                      <a:off x="0" y="0"/>
                      <a:ext cx="5270500" cy="2755900"/>
                    </a:xfrm>
                    <a:prstGeom prst="rect">
                      <a:avLst/>
                    </a:prstGeom>
                    <a:noFill/>
                    <a:ln w="9525">
                      <a:noFill/>
                      <a:miter lim="800000"/>
                      <a:headEnd/>
                      <a:tailEnd/>
                    </a:ln>
                  </pic:spPr>
                </pic:pic>
              </a:graphicData>
            </a:graphic>
          </wp:inline>
        </w:drawing>
      </w:r>
    </w:p>
    <w:p>
      <w:pPr>
        <w:rPr>
          <w:szCs w:val="21"/>
        </w:rPr>
      </w:pPr>
    </w:p>
    <w:p>
      <w:pPr>
        <w:rPr>
          <w:szCs w:val="21"/>
        </w:rPr>
      </w:pPr>
      <w:r>
        <w:rPr>
          <w:rFonts w:hint="eastAsia"/>
          <w:szCs w:val="21"/>
        </w:rPr>
        <w:t>【知识点1】设定允许上传的文件后缀名：</w:t>
      </w:r>
    </w:p>
    <w:p>
      <w:pPr>
        <w:rPr>
          <w:szCs w:val="21"/>
        </w:rPr>
      </w:pPr>
      <w:r>
        <w:drawing>
          <wp:inline distT="0" distB="0" distL="114300" distR="114300">
            <wp:extent cx="5292090" cy="1677670"/>
            <wp:effectExtent l="0" t="0" r="3810" b="17780"/>
            <wp:docPr id="8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2"/>
                    <pic:cNvPicPr>
                      <a:picLocks noChangeAspect="1"/>
                    </pic:cNvPicPr>
                  </pic:nvPicPr>
                  <pic:blipFill>
                    <a:blip r:embed="rId54"/>
                    <a:stretch>
                      <a:fillRect/>
                    </a:stretch>
                  </pic:blipFill>
                  <pic:spPr>
                    <a:xfrm>
                      <a:off x="0" y="0"/>
                      <a:ext cx="5292090" cy="1677670"/>
                    </a:xfrm>
                    <a:prstGeom prst="rect">
                      <a:avLst/>
                    </a:prstGeom>
                    <a:noFill/>
                    <a:ln w="9525">
                      <a:noFill/>
                    </a:ln>
                  </pic:spPr>
                </pic:pic>
              </a:graphicData>
            </a:graphic>
          </wp:inline>
        </w:drawing>
      </w:r>
    </w:p>
    <w:p>
      <w:pPr>
        <w:rPr>
          <w:szCs w:val="21"/>
          <w:highlight w:val="yellow"/>
        </w:rPr>
      </w:pPr>
      <w:r>
        <w:rPr>
          <w:rFonts w:hint="eastAsia"/>
          <w:szCs w:val="21"/>
          <w:highlight w:val="yellow"/>
        </w:rPr>
        <w:t>【示例】</w:t>
      </w:r>
    </w:p>
    <w:p>
      <w:pPr>
        <w:rPr>
          <w:szCs w:val="21"/>
        </w:rPr>
      </w:pPr>
      <w:r>
        <w:rPr>
          <w:rFonts w:hint="eastAsia"/>
          <w:szCs w:val="21"/>
        </w:rPr>
        <w:t>通过在action中配置拦截器栈中的fileUpload拦截器的参数， 注意：该配置只影响当前的action的文件上传。</w:t>
      </w:r>
    </w:p>
    <w:tbl>
      <w:tblPr>
        <w:tblStyle w:val="16"/>
        <w:tblW w:w="82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8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8260" w:type="dxa"/>
            <w:shd w:val="clear" w:color="auto" w:fill="CFCECE" w:themeFill="background2" w:themeFillShade="E5"/>
            <w:vAlign w:val="top"/>
          </w:tcPr>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xml</w:t>
            </w:r>
            <w:r>
              <w:rPr>
                <w:rFonts w:hint="eastAsia" w:ascii="Consolas" w:hAnsi="Consolas" w:eastAsia="Consolas"/>
                <w:sz w:val="21"/>
                <w:szCs w:val="21"/>
              </w:rPr>
              <w:t xml:space="preserve"> </w:t>
            </w:r>
            <w:r>
              <w:rPr>
                <w:rFonts w:hint="eastAsia" w:ascii="Consolas" w:hAnsi="Consolas" w:eastAsia="Consolas"/>
                <w:color w:val="7F007F"/>
                <w:sz w:val="21"/>
                <w:szCs w:val="21"/>
              </w:rPr>
              <w:t>version</w:t>
            </w:r>
            <w:r>
              <w:rPr>
                <w:rFonts w:hint="eastAsia" w:ascii="Consolas" w:hAnsi="Consolas" w:eastAsia="Consolas"/>
                <w:color w:val="000000"/>
                <w:sz w:val="21"/>
                <w:szCs w:val="21"/>
              </w:rPr>
              <w:t>=</w:t>
            </w:r>
            <w:r>
              <w:rPr>
                <w:rFonts w:hint="eastAsia" w:ascii="Consolas" w:hAnsi="Consolas" w:eastAsia="Consolas"/>
                <w:i/>
                <w:color w:val="2A00FF"/>
                <w:sz w:val="21"/>
                <w:szCs w:val="21"/>
              </w:rPr>
              <w:t>"1.0"</w:t>
            </w:r>
            <w:r>
              <w:rPr>
                <w:rFonts w:hint="eastAsia" w:ascii="Consolas" w:hAnsi="Consolas" w:eastAsia="Consolas"/>
                <w:sz w:val="21"/>
                <w:szCs w:val="21"/>
              </w:rPr>
              <w:t xml:space="preserve"> </w:t>
            </w:r>
            <w:r>
              <w:rPr>
                <w:rFonts w:hint="eastAsia" w:ascii="Consolas" w:hAnsi="Consolas" w:eastAsia="Consolas"/>
                <w:color w:val="7F007F"/>
                <w:sz w:val="21"/>
                <w:szCs w:val="21"/>
              </w:rPr>
              <w:t>encoding</w:t>
            </w:r>
            <w:r>
              <w:rPr>
                <w:rFonts w:hint="eastAsia" w:ascii="Consolas" w:hAnsi="Consolas" w:eastAsia="Consolas"/>
                <w:color w:val="000000"/>
                <w:sz w:val="21"/>
                <w:szCs w:val="21"/>
              </w:rPr>
              <w:t>=</w:t>
            </w:r>
            <w:r>
              <w:rPr>
                <w:rFonts w:hint="eastAsia" w:ascii="Consolas" w:hAnsi="Consolas" w:eastAsia="Consolas"/>
                <w:i/>
                <w:color w:val="2A00FF"/>
                <w:sz w:val="21"/>
                <w:szCs w:val="21"/>
              </w:rPr>
              <w:t>"UTF-8"</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DOCTYPE</w:t>
            </w:r>
            <w:r>
              <w:rPr>
                <w:rFonts w:hint="eastAsia" w:ascii="Consolas" w:hAnsi="Consolas" w:eastAsia="Consolas"/>
                <w:sz w:val="21"/>
                <w:szCs w:val="21"/>
              </w:rPr>
              <w:t xml:space="preserve"> </w:t>
            </w:r>
            <w:r>
              <w:rPr>
                <w:rFonts w:hint="eastAsia" w:ascii="Consolas" w:hAnsi="Consolas" w:eastAsia="Consolas"/>
                <w:color w:val="008080"/>
                <w:sz w:val="21"/>
                <w:szCs w:val="21"/>
              </w:rPr>
              <w:t>struts</w:t>
            </w:r>
            <w:r>
              <w:rPr>
                <w:rFonts w:hint="eastAsia" w:ascii="Consolas" w:hAnsi="Consolas" w:eastAsia="Consolas"/>
                <w:sz w:val="21"/>
                <w:szCs w:val="21"/>
              </w:rPr>
              <w:t xml:space="preserve"> </w:t>
            </w:r>
            <w:r>
              <w:rPr>
                <w:rFonts w:hint="eastAsia" w:ascii="Consolas" w:hAnsi="Consolas" w:eastAsia="Consolas"/>
                <w:color w:val="808080"/>
                <w:sz w:val="21"/>
                <w:szCs w:val="21"/>
              </w:rPr>
              <w:t>PUBLIC</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ab/>
            </w:r>
            <w:r>
              <w:rPr>
                <w:rFonts w:hint="eastAsia" w:ascii="Consolas" w:hAnsi="Consolas" w:eastAsia="Consolas"/>
                <w:color w:val="008080"/>
                <w:sz w:val="21"/>
                <w:szCs w:val="21"/>
              </w:rPr>
              <w:t>"-//Apache Software Foundation//DTD Struts Configuration 2.3//EN"</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ab/>
            </w:r>
            <w:r>
              <w:rPr>
                <w:rFonts w:hint="eastAsia" w:ascii="Consolas" w:hAnsi="Consolas" w:eastAsia="Consolas"/>
                <w:color w:val="3F7F5F"/>
                <w:sz w:val="21"/>
                <w:szCs w:val="21"/>
              </w:rPr>
              <w:t>"http://struts.apache.org/dtds/struts-2.3.dtd"</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struts</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package</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"default"</w:t>
            </w:r>
            <w:r>
              <w:rPr>
                <w:rFonts w:hint="eastAsia" w:ascii="Consolas" w:hAnsi="Consolas" w:eastAsia="Consolas"/>
                <w:sz w:val="21"/>
                <w:szCs w:val="21"/>
              </w:rPr>
              <w:t xml:space="preserve"> </w:t>
            </w:r>
            <w:r>
              <w:rPr>
                <w:rFonts w:hint="eastAsia" w:ascii="Consolas" w:hAnsi="Consolas" w:eastAsia="Consolas"/>
                <w:color w:val="7F007F"/>
                <w:sz w:val="21"/>
                <w:szCs w:val="21"/>
              </w:rPr>
              <w:t>extends</w:t>
            </w:r>
            <w:r>
              <w:rPr>
                <w:rFonts w:hint="eastAsia" w:ascii="Consolas" w:hAnsi="Consolas" w:eastAsia="Consolas"/>
                <w:color w:val="000000"/>
                <w:sz w:val="21"/>
                <w:szCs w:val="21"/>
              </w:rPr>
              <w:t>=</w:t>
            </w:r>
            <w:r>
              <w:rPr>
                <w:rFonts w:hint="eastAsia" w:ascii="Consolas" w:hAnsi="Consolas" w:eastAsia="Consolas"/>
                <w:i/>
                <w:color w:val="2A00FF"/>
                <w:sz w:val="21"/>
                <w:szCs w:val="21"/>
              </w:rPr>
              <w:t>"struts-default"</w:t>
            </w:r>
            <w:r>
              <w:rPr>
                <w:rFonts w:hint="eastAsia" w:ascii="Consolas" w:hAnsi="Consolas" w:eastAsia="Consolas"/>
                <w:sz w:val="21"/>
                <w:szCs w:val="21"/>
              </w:rPr>
              <w:t xml:space="preserve"> </w:t>
            </w:r>
            <w:r>
              <w:rPr>
                <w:rFonts w:hint="eastAsia" w:ascii="Consolas" w:hAnsi="Consolas" w:eastAsia="Consolas"/>
                <w:color w:val="7F007F"/>
                <w:sz w:val="21"/>
                <w:szCs w:val="21"/>
              </w:rPr>
              <w:t>namespace</w:t>
            </w:r>
            <w:r>
              <w:rPr>
                <w:rFonts w:hint="eastAsia" w:ascii="Consolas" w:hAnsi="Consolas" w:eastAsia="Consolas"/>
                <w:color w:val="000000"/>
                <w:sz w:val="21"/>
                <w:szCs w:val="21"/>
              </w:rPr>
              <w:t>=</w:t>
            </w:r>
            <w:r>
              <w:rPr>
                <w:rFonts w:hint="eastAsia" w:ascii="Consolas" w:hAnsi="Consolas" w:eastAsia="Consolas"/>
                <w:i/>
                <w:color w:val="2A00FF"/>
                <w:sz w:val="21"/>
                <w:szCs w:val="21"/>
              </w:rPr>
              <w: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"upload"</w:t>
            </w:r>
            <w:r>
              <w:rPr>
                <w:rFonts w:hint="eastAsia" w:ascii="Consolas" w:hAnsi="Consolas" w:eastAsia="Consolas"/>
                <w:sz w:val="21"/>
                <w:szCs w:val="21"/>
              </w:rPr>
              <w:t xml:space="preserve"> </w:t>
            </w:r>
            <w:r>
              <w:rPr>
                <w:rFonts w:hint="eastAsia" w:ascii="Consolas" w:hAnsi="Consolas" w:eastAsia="Consolas"/>
                <w:color w:val="7F007F"/>
                <w:sz w:val="21"/>
                <w:szCs w:val="21"/>
              </w:rPr>
              <w:t>class</w:t>
            </w:r>
            <w:r>
              <w:rPr>
                <w:rFonts w:hint="eastAsia" w:ascii="Consolas" w:hAnsi="Consolas" w:eastAsia="Consolas"/>
                <w:color w:val="000000"/>
                <w:sz w:val="21"/>
                <w:szCs w:val="21"/>
              </w:rPr>
              <w:t>=</w:t>
            </w:r>
            <w:r>
              <w:rPr>
                <w:rFonts w:hint="eastAsia" w:ascii="Consolas" w:hAnsi="Consolas" w:eastAsia="Consolas"/>
                <w:i/>
                <w:color w:val="2A00FF"/>
                <w:sz w:val="21"/>
                <w:szCs w:val="21"/>
              </w:rPr>
              <w:t>"com.igeek_01.UploadAction"</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"input"</w:t>
            </w:r>
            <w:r>
              <w:rPr>
                <w:rFonts w:hint="eastAsia" w:ascii="Consolas" w:hAnsi="Consolas" w:eastAsia="Consolas"/>
                <w:color w:val="008080"/>
                <w:sz w:val="21"/>
                <w:szCs w:val="21"/>
              </w:rPr>
              <w:t>&gt;</w:t>
            </w:r>
            <w:r>
              <w:rPr>
                <w:rFonts w:hint="eastAsia" w:ascii="Consolas" w:hAnsi="Consolas" w:eastAsia="Consolas"/>
                <w:color w:val="000000"/>
                <w:sz w:val="21"/>
                <w:szCs w:val="21"/>
              </w:rPr>
              <w:t>/b_upload/upload.jsp</w:t>
            </w:r>
            <w:r>
              <w:rPr>
                <w:rFonts w:hint="eastAsia" w:ascii="Consolas" w:hAnsi="Consolas" w:eastAsia="Consolas"/>
                <w:color w:val="008080"/>
                <w:sz w:val="21"/>
                <w:szCs w:val="21"/>
              </w:rPr>
              <w:t>&lt;/</w:t>
            </w:r>
            <w:r>
              <w:rPr>
                <w:rFonts w:hint="eastAsia" w:ascii="Consolas" w:hAnsi="Consolas" w:eastAsia="Consolas"/>
                <w:color w:val="3F7F7F"/>
                <w:sz w:val="21"/>
                <w:szCs w:val="21"/>
              </w:rPr>
              <w:t>result</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5FBF"/>
                <w:sz w:val="21"/>
                <w:szCs w:val="21"/>
              </w:rPr>
              <w:t>&lt;!-- 设置拦截器参数 --&gt;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interceptor-ref</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"defaultStack"</w:t>
            </w:r>
            <w:r>
              <w:rPr>
                <w:rFonts w:hint="eastAsia" w:ascii="Consolas" w:hAnsi="Consolas" w:eastAsia="Consolas"/>
                <w:color w:val="008080"/>
                <w:sz w:val="21"/>
                <w:szCs w:val="21"/>
              </w:rPr>
              <w:t>&gt;</w:t>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5FBF"/>
                <w:sz w:val="21"/>
                <w:szCs w:val="21"/>
              </w:rPr>
              <w:t>&lt;!-- 设置允许上传的文件扩展名 --&gt;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highlight w:val="lightGray"/>
              </w:rPr>
              <w:t>param</w:t>
            </w:r>
            <w:r>
              <w:rPr>
                <w:rFonts w:hint="eastAsia" w:ascii="Consolas" w:hAnsi="Consolas" w:eastAsia="Consolas"/>
                <w:sz w:val="21"/>
                <w:szCs w:val="21"/>
              </w:rPr>
              <w:t xml:space="preserve"> </w:t>
            </w:r>
            <w:r>
              <w:rPr>
                <w:rFonts w:hint="eastAsia" w:ascii="Consolas" w:hAnsi="Consolas" w:eastAsia="Consolas"/>
                <w:color w:val="7F007F"/>
                <w:sz w:val="21"/>
                <w:szCs w:val="21"/>
              </w:rPr>
              <w:t>name</w:t>
            </w:r>
            <w:r>
              <w:rPr>
                <w:rFonts w:hint="eastAsia" w:ascii="Consolas" w:hAnsi="Consolas" w:eastAsia="Consolas"/>
                <w:color w:val="000000"/>
                <w:sz w:val="21"/>
                <w:szCs w:val="21"/>
              </w:rPr>
              <w:t>=</w:t>
            </w:r>
            <w:r>
              <w:rPr>
                <w:rFonts w:hint="eastAsia" w:ascii="Consolas" w:hAnsi="Consolas" w:eastAsia="Consolas"/>
                <w:i/>
                <w:color w:val="2A00FF"/>
                <w:sz w:val="21"/>
                <w:szCs w:val="21"/>
              </w:rPr>
              <w:t>"fileUpload.allowedExtensions"</w:t>
            </w:r>
            <w:r>
              <w:rPr>
                <w:rFonts w:hint="eastAsia" w:ascii="Consolas" w:hAnsi="Consolas" w:eastAsia="Consolas"/>
                <w:color w:val="008080"/>
                <w:sz w:val="21"/>
                <w:szCs w:val="21"/>
              </w:rPr>
              <w:t>&gt;</w:t>
            </w:r>
            <w:r>
              <w:rPr>
                <w:rFonts w:hint="eastAsia" w:ascii="Consolas" w:hAnsi="Consolas" w:eastAsia="Consolas"/>
                <w:color w:val="000000"/>
                <w:sz w:val="21"/>
                <w:szCs w:val="21"/>
              </w:rPr>
              <w:t>.</w:t>
            </w:r>
            <w:r>
              <w:rPr>
                <w:rFonts w:hint="eastAsia" w:ascii="Consolas" w:hAnsi="Consolas" w:eastAsia="Consolas"/>
                <w:color w:val="000000"/>
                <w:sz w:val="21"/>
                <w:szCs w:val="21"/>
                <w:u w:val="single"/>
              </w:rPr>
              <w:t>txt</w:t>
            </w:r>
            <w:r>
              <w:rPr>
                <w:rFonts w:hint="eastAsia" w:ascii="Consolas" w:hAnsi="Consolas" w:eastAsia="Consolas"/>
                <w:color w:val="008080"/>
                <w:sz w:val="21"/>
                <w:szCs w:val="21"/>
              </w:rPr>
              <w:t>&lt;/</w:t>
            </w:r>
            <w:r>
              <w:rPr>
                <w:rFonts w:hint="eastAsia" w:ascii="Consolas" w:hAnsi="Consolas" w:eastAsia="Consolas"/>
                <w:color w:val="3F7F7F"/>
                <w:sz w:val="21"/>
                <w:szCs w:val="21"/>
                <w:highlight w:val="lightGray"/>
              </w:rPr>
              <w:t>param</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interceptor-ref</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action</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package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p>
          <w:p>
            <w:pPr>
              <w:rPr>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rPr>
              <w:t>struts</w:t>
            </w:r>
            <w:r>
              <w:rPr>
                <w:rFonts w:hint="eastAsia" w:ascii="Consolas" w:hAnsi="Consolas" w:eastAsia="Consolas"/>
                <w:color w:val="008080"/>
                <w:sz w:val="21"/>
                <w:szCs w:val="21"/>
              </w:rPr>
              <w:t>&gt;</w:t>
            </w:r>
          </w:p>
        </w:tc>
      </w:tr>
    </w:tbl>
    <w:p>
      <w:pPr>
        <w:rPr>
          <w:szCs w:val="21"/>
        </w:rPr>
      </w:pPr>
    </w:p>
    <w:p>
      <w:pPr>
        <w:rPr>
          <w:szCs w:val="21"/>
        </w:rPr>
      </w:pPr>
    </w:p>
    <w:p>
      <w:pPr>
        <w:rPr>
          <w:szCs w:val="21"/>
        </w:rPr>
      </w:pPr>
      <w:r>
        <w:rPr>
          <w:rFonts w:hint="eastAsia"/>
          <w:szCs w:val="21"/>
        </w:rPr>
        <w:t>当如果页面上传的文件不符合上图中的设置的时候，系统会报错，给出的提示信息默认是英文提示，但是我们可以改变，如何改变呢？打开struts2的核心包，找到struts-messages.properties属性文件，如下图：</w:t>
      </w:r>
    </w:p>
    <w:p>
      <w:pPr>
        <w:rPr>
          <w:szCs w:val="21"/>
        </w:rPr>
      </w:pPr>
      <w:r>
        <w:drawing>
          <wp:inline distT="0" distB="0" distL="114300" distR="114300">
            <wp:extent cx="2923540" cy="316166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5"/>
                    <a:stretch>
                      <a:fillRect/>
                    </a:stretch>
                  </pic:blipFill>
                  <pic:spPr>
                    <a:xfrm>
                      <a:off x="0" y="0"/>
                      <a:ext cx="2923540" cy="3161665"/>
                    </a:xfrm>
                    <a:prstGeom prst="rect">
                      <a:avLst/>
                    </a:prstGeom>
                    <a:noFill/>
                    <a:ln w="9525">
                      <a:noFill/>
                    </a:ln>
                  </pic:spPr>
                </pic:pic>
              </a:graphicData>
            </a:graphic>
          </wp:inline>
        </w:drawing>
      </w:r>
    </w:p>
    <w:p>
      <w:pPr>
        <w:rPr>
          <w:szCs w:val="21"/>
        </w:rPr>
      </w:pPr>
      <w:r>
        <w:rPr>
          <w:rFonts w:hint="eastAsia"/>
          <w:szCs w:val="21"/>
        </w:rPr>
        <w:t>打开之后，如下图所示：</w:t>
      </w:r>
    </w:p>
    <w:p>
      <w:pPr>
        <w:rPr>
          <w:szCs w:val="21"/>
        </w:rPr>
      </w:pPr>
      <w:r>
        <w:rPr>
          <w:rFonts w:hint="eastAsia"/>
          <w:szCs w:val="21"/>
        </w:rPr>
        <w:drawing>
          <wp:inline distT="0" distB="0" distL="0" distR="0">
            <wp:extent cx="5274310" cy="1673225"/>
            <wp:effectExtent l="0" t="0" r="2540" b="317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56" cstate="print"/>
                    <a:srcRect/>
                    <a:stretch>
                      <a:fillRect/>
                    </a:stretch>
                  </pic:blipFill>
                  <pic:spPr>
                    <a:xfrm>
                      <a:off x="0" y="0"/>
                      <a:ext cx="5274310" cy="1673470"/>
                    </a:xfrm>
                    <a:prstGeom prst="rect">
                      <a:avLst/>
                    </a:prstGeom>
                    <a:noFill/>
                    <a:ln w="9525">
                      <a:noFill/>
                      <a:miter lim="800000"/>
                      <a:headEnd/>
                      <a:tailEnd/>
                    </a:ln>
                  </pic:spPr>
                </pic:pic>
              </a:graphicData>
            </a:graphic>
          </wp:inline>
        </w:drawing>
      </w:r>
    </w:p>
    <w:p>
      <w:pPr>
        <w:rPr>
          <w:szCs w:val="21"/>
        </w:rPr>
      </w:pPr>
      <w:r>
        <w:rPr>
          <w:rFonts w:hint="eastAsia"/>
          <w:szCs w:val="21"/>
        </w:rPr>
        <w:t>覆盖默认的国际化提示信息：</w:t>
      </w:r>
    </w:p>
    <w:p>
      <w:pPr>
        <w:rPr>
          <w:szCs w:val="21"/>
        </w:rPr>
      </w:pPr>
      <w:r>
        <w:rPr>
          <w:rFonts w:hint="eastAsia"/>
          <w:szCs w:val="21"/>
        </w:rPr>
        <w:drawing>
          <wp:inline distT="0" distB="0" distL="0" distR="0">
            <wp:extent cx="5274310" cy="845185"/>
            <wp:effectExtent l="0" t="0" r="2540" b="1206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57" cstate="print"/>
                    <a:srcRect/>
                    <a:stretch>
                      <a:fillRect/>
                    </a:stretch>
                  </pic:blipFill>
                  <pic:spPr>
                    <a:xfrm>
                      <a:off x="0" y="0"/>
                      <a:ext cx="5274310" cy="845507"/>
                    </a:xfrm>
                    <a:prstGeom prst="rect">
                      <a:avLst/>
                    </a:prstGeom>
                    <a:noFill/>
                    <a:ln w="9525">
                      <a:noFill/>
                      <a:miter lim="800000"/>
                      <a:headEnd/>
                      <a:tailEnd/>
                    </a:ln>
                  </pic:spPr>
                </pic:pic>
              </a:graphicData>
            </a:graphic>
          </wp:inline>
        </w:drawing>
      </w:r>
    </w:p>
    <w:p>
      <w:pPr>
        <w:rPr>
          <w:szCs w:val="21"/>
        </w:rPr>
      </w:pPr>
      <w:r>
        <w:rPr>
          <w:rFonts w:hint="eastAsia"/>
          <w:szCs w:val="21"/>
          <w:highlight w:val="yellow"/>
        </w:rPr>
        <w:t>【知识点2】</w:t>
      </w:r>
      <w:r>
        <w:rPr>
          <w:rFonts w:hint="eastAsia"/>
          <w:szCs w:val="21"/>
        </w:rPr>
        <w:t>在文件上传的过程中，会出现大小问题，这里我们进行大小设定</w:t>
      </w:r>
    </w:p>
    <w:p>
      <w:pPr>
        <w:rPr>
          <w:szCs w:val="21"/>
        </w:rPr>
      </w:pPr>
      <w:r>
        <w:rPr>
          <w:rFonts w:hint="eastAsia"/>
          <w:szCs w:val="21"/>
        </w:rPr>
        <w:t>struts有两个地方来限制文件上传大小的！</w:t>
      </w:r>
    </w:p>
    <w:p>
      <w:pPr>
        <w:rPr>
          <w:szCs w:val="21"/>
        </w:rPr>
      </w:pPr>
      <w:r>
        <w:rPr>
          <w:rFonts w:hint="eastAsia"/>
          <w:szCs w:val="21"/>
        </w:rPr>
        <w:t>1）核心配置文件中的常量（最常用最有效的方式）</w:t>
      </w:r>
    </w:p>
    <w:p>
      <w:pPr>
        <w:rPr>
          <w:szCs w:val="21"/>
        </w:rPr>
      </w:pPr>
      <w:r>
        <w:rPr>
          <w:rFonts w:hint="eastAsia"/>
          <w:szCs w:val="21"/>
        </w:rPr>
        <w:drawing>
          <wp:inline distT="0" distB="0" distL="0" distR="0">
            <wp:extent cx="5274310" cy="482600"/>
            <wp:effectExtent l="0" t="0" r="2540" b="12700"/>
            <wp:docPr id="1197"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图片 250"/>
                    <pic:cNvPicPr>
                      <a:picLocks noChangeAspect="1" noChangeArrowheads="1"/>
                    </pic:cNvPicPr>
                  </pic:nvPicPr>
                  <pic:blipFill>
                    <a:blip r:embed="rId58" cstate="print"/>
                    <a:srcRect/>
                    <a:stretch>
                      <a:fillRect/>
                    </a:stretch>
                  </pic:blipFill>
                  <pic:spPr>
                    <a:xfrm>
                      <a:off x="0" y="0"/>
                      <a:ext cx="5274310" cy="482795"/>
                    </a:xfrm>
                    <a:prstGeom prst="rect">
                      <a:avLst/>
                    </a:prstGeom>
                    <a:noFill/>
                    <a:ln w="9525">
                      <a:noFill/>
                      <a:miter lim="800000"/>
                      <a:headEnd/>
                      <a:tailEnd/>
                    </a:ln>
                  </pic:spPr>
                </pic:pic>
              </a:graphicData>
            </a:graphic>
          </wp:inline>
        </w:drawing>
      </w:r>
    </w:p>
    <w:p>
      <w:pPr>
        <w:rPr>
          <w:szCs w:val="21"/>
        </w:rPr>
      </w:pPr>
      <w:r>
        <w:rPr>
          <w:rFonts w:hint="eastAsia"/>
          <w:szCs w:val="21"/>
        </w:rPr>
        <w:t>2）在action中配置：（</w:t>
      </w:r>
      <w:r>
        <w:rPr>
          <w:rFonts w:hint="eastAsia"/>
          <w:szCs w:val="21"/>
          <w:highlight w:val="yellow"/>
        </w:rPr>
        <w:t>第二种方式的大小其实受第一种方式限制</w:t>
      </w:r>
      <w:r>
        <w:rPr>
          <w:rFonts w:hint="eastAsia"/>
          <w:szCs w:val="21"/>
        </w:rPr>
        <w:t>）</w:t>
      </w:r>
    </w:p>
    <w:p>
      <w:pPr>
        <w:rPr>
          <w:szCs w:val="21"/>
        </w:rPr>
      </w:pPr>
      <w:r>
        <w:rPr>
          <w:rFonts w:hint="eastAsia"/>
          <w:szCs w:val="21"/>
        </w:rPr>
        <w:drawing>
          <wp:inline distT="0" distB="0" distL="0" distR="0">
            <wp:extent cx="5274310" cy="1511935"/>
            <wp:effectExtent l="0" t="0" r="2540" b="12065"/>
            <wp:docPr id="1198"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图片 253"/>
                    <pic:cNvPicPr>
                      <a:picLocks noChangeAspect="1" noChangeArrowheads="1"/>
                    </pic:cNvPicPr>
                  </pic:nvPicPr>
                  <pic:blipFill>
                    <a:blip r:embed="rId59" cstate="print"/>
                    <a:srcRect/>
                    <a:stretch>
                      <a:fillRect/>
                    </a:stretch>
                  </pic:blipFill>
                  <pic:spPr>
                    <a:xfrm>
                      <a:off x="0" y="0"/>
                      <a:ext cx="5274310" cy="1512280"/>
                    </a:xfrm>
                    <a:prstGeom prst="rect">
                      <a:avLst/>
                    </a:prstGeom>
                    <a:noFill/>
                    <a:ln w="9525">
                      <a:noFill/>
                      <a:miter lim="800000"/>
                      <a:headEnd/>
                      <a:tailEnd/>
                    </a:ln>
                  </pic:spPr>
                </pic:pic>
              </a:graphicData>
            </a:graphic>
          </wp:inline>
        </w:drawing>
      </w:r>
    </w:p>
    <w:p>
      <w:pPr>
        <w:rPr>
          <w:szCs w:val="21"/>
        </w:rPr>
      </w:pPr>
      <w:r>
        <w:rPr>
          <w:rFonts w:hint="eastAsia"/>
          <w:szCs w:val="21"/>
          <w:highlight w:val="yellow"/>
        </w:rPr>
        <w:t>【问题】</w:t>
      </w:r>
      <w:r>
        <w:rPr>
          <w:rFonts w:hint="eastAsia"/>
          <w:szCs w:val="21"/>
        </w:rPr>
        <w:t>：这两种有什么区别：</w:t>
      </w:r>
    </w:p>
    <w:p>
      <w:pPr>
        <w:rPr>
          <w:szCs w:val="21"/>
        </w:rPr>
      </w:pPr>
      <w:r>
        <w:drawing>
          <wp:inline distT="0" distB="0" distL="114300" distR="114300">
            <wp:extent cx="5292090" cy="2354580"/>
            <wp:effectExtent l="0" t="0" r="381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0"/>
                    <a:stretch>
                      <a:fillRect/>
                    </a:stretch>
                  </pic:blipFill>
                  <pic:spPr>
                    <a:xfrm>
                      <a:off x="0" y="0"/>
                      <a:ext cx="5292090" cy="2354580"/>
                    </a:xfrm>
                    <a:prstGeom prst="rect">
                      <a:avLst/>
                    </a:prstGeom>
                    <a:noFill/>
                    <a:ln w="9525">
                      <a:noFill/>
                    </a:ln>
                  </pic:spPr>
                </pic:pic>
              </a:graphicData>
            </a:graphic>
          </wp:inline>
        </w:drawing>
      </w:r>
    </w:p>
    <w:p/>
    <w:p>
      <w:r>
        <w:rPr>
          <w:rFonts w:hint="eastAsia"/>
        </w:rPr>
        <w:br w:type="page"/>
      </w:r>
    </w:p>
    <w:p>
      <w:r>
        <w:rPr>
          <w:rFonts w:hint="eastAsia"/>
        </w:rPr>
        <w:t>重点和小结</w:t>
      </w:r>
    </w:p>
    <w:p>
      <w:pPr>
        <w:rPr>
          <w:szCs w:val="21"/>
        </w:rPr>
      </w:pPr>
      <w:r>
        <w:rPr>
          <w:rFonts w:hint="eastAsia"/>
          <w:szCs w:val="21"/>
        </w:rPr>
        <w:t xml:space="preserve">1 </w:t>
      </w:r>
      <w:r>
        <w:rPr>
          <w:rFonts w:hint="eastAsia"/>
          <w:szCs w:val="21"/>
          <w:highlight w:val="yellow"/>
        </w:rPr>
        <w:t>实现自定义拦截器，实现未登录访问控制</w:t>
      </w:r>
      <w:r>
        <w:rPr>
          <w:rFonts w:hint="eastAsia"/>
          <w:szCs w:val="21"/>
        </w:rPr>
        <w:t xml:space="preserve"> </w:t>
      </w:r>
    </w:p>
    <w:p>
      <w:pPr>
        <w:rPr>
          <w:szCs w:val="21"/>
        </w:rPr>
      </w:pPr>
      <w:r>
        <w:rPr>
          <w:rFonts w:hint="eastAsia"/>
          <w:szCs w:val="21"/>
        </w:rPr>
        <w:t>2 文件上传实现和配置（了解）</w:t>
      </w: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华文细黑">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Courier New">
    <w:panose1 w:val="02070309020205020404"/>
    <w:charset w:val="86"/>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modern"/>
    <w:pitch w:val="default"/>
    <w:sig w:usb0="E10002FF" w:usb1="4000FCFF" w:usb2="00000009" w:usb3="00000000" w:csb0="6000019F" w:csb1="DFD7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86"/>
    <w:family w:val="auto"/>
    <w:pitch w:val="default"/>
    <w:sig w:usb0="E10002FF" w:usb1="4000FCFF" w:usb2="00000009" w:usb3="00000000" w:csb0="6000019F" w:csb1="DFD7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 w:name="Microsoft YaHei UI">
    <w:panose1 w:val="020B0503020204020204"/>
    <w:charset w:val="86"/>
    <w:family w:val="auto"/>
    <w:pitch w:val="default"/>
    <w:sig w:usb0="A0000287" w:usb1="28CF3C52" w:usb2="00000016" w:usb3="00000000" w:csb0="0004001F"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75648" behindDoc="0" locked="0" layoutInCell="1" allowOverlap="1">
          <wp:simplePos x="0" y="0"/>
          <wp:positionH relativeFrom="margin">
            <wp:posOffset>-1155700</wp:posOffset>
          </wp:positionH>
          <wp:positionV relativeFrom="margin">
            <wp:posOffset>9391650</wp:posOffset>
          </wp:positionV>
          <wp:extent cx="7572375" cy="378460"/>
          <wp:effectExtent l="0" t="0" r="9525"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72375" cy="37846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drawing>
        <wp:anchor distT="0" distB="0" distL="114300" distR="114300" simplePos="0" relativeHeight="251661312" behindDoc="0" locked="0" layoutInCell="1" allowOverlap="1">
          <wp:simplePos x="0" y="0"/>
          <wp:positionH relativeFrom="column">
            <wp:posOffset>-1214120</wp:posOffset>
          </wp:positionH>
          <wp:positionV relativeFrom="paragraph">
            <wp:posOffset>-544195</wp:posOffset>
          </wp:positionV>
          <wp:extent cx="7630795" cy="907415"/>
          <wp:effectExtent l="0" t="0" r="8255" b="6985"/>
          <wp:wrapNone/>
          <wp:docPr id="12" name="图片 12" descr="C:\Users\iGeek\Desktop\top.jpg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iGeek\Desktop\top.jpgto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07415"/>
                  </a:xfrm>
                  <a:prstGeom prst="rect">
                    <a:avLst/>
                  </a:prstGeom>
                  <a:noFill/>
                  <a:ln>
                    <a:noFill/>
                  </a:ln>
                  <a:effec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73550"/>
    <w:multiLevelType w:val="multilevel"/>
    <w:tmpl w:val="19673550"/>
    <w:lvl w:ilvl="0" w:tentative="0">
      <w:start w:val="1"/>
      <w:numFmt w:val="bullet"/>
      <w:lvlText w:val=""/>
      <w:lvlJc w:val="left"/>
      <w:pPr>
        <w:tabs>
          <w:tab w:val="left" w:pos="420"/>
        </w:tabs>
        <w:ind w:left="42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6CE6502"/>
    <w:multiLevelType w:val="multilevel"/>
    <w:tmpl w:val="26CE6502"/>
    <w:lvl w:ilvl="0" w:tentative="0">
      <w:start w:val="1"/>
      <w:numFmt w:val="decimal"/>
      <w:lvlText w:val="%1."/>
      <w:lvlJc w:val="left"/>
      <w:pPr>
        <w:ind w:left="425" w:hanging="425"/>
      </w:pPr>
      <w:rPr>
        <w:rFonts w:cs="Times New Roman"/>
      </w:rPr>
    </w:lvl>
    <w:lvl w:ilvl="1" w:tentative="0">
      <w:start w:val="1"/>
      <w:numFmt w:val="decimal"/>
      <w:lvlText w:val="%1.%2."/>
      <w:lvlJc w:val="left"/>
      <w:pPr>
        <w:ind w:left="567" w:hanging="567"/>
      </w:pPr>
      <w:rPr>
        <w:rFonts w:cs="Times New Roman"/>
      </w:rPr>
    </w:lvl>
    <w:lvl w:ilvl="2" w:tentative="0">
      <w:start w:val="1"/>
      <w:numFmt w:val="decimal"/>
      <w:lvlText w:val="%1.%2.%3."/>
      <w:lvlJc w:val="left"/>
      <w:pPr>
        <w:ind w:left="709" w:hanging="709"/>
      </w:pPr>
      <w:rPr>
        <w:rFonts w:cs="Times New Roman"/>
      </w:rPr>
    </w:lvl>
    <w:lvl w:ilvl="3" w:tentative="0">
      <w:start w:val="1"/>
      <w:numFmt w:val="decimal"/>
      <w:lvlText w:val="%1.%2.%3.%4."/>
      <w:lvlJc w:val="left"/>
      <w:pPr>
        <w:ind w:left="851" w:hanging="851"/>
      </w:pPr>
      <w:rPr>
        <w:rFonts w:cs="Times New Roman"/>
      </w:rPr>
    </w:lvl>
    <w:lvl w:ilvl="4" w:tentative="0">
      <w:start w:val="1"/>
      <w:numFmt w:val="decimal"/>
      <w:lvlText w:val="%1.%2.%3.%4.%5."/>
      <w:lvlJc w:val="left"/>
      <w:pPr>
        <w:ind w:left="992" w:hanging="992"/>
      </w:pPr>
      <w:rPr>
        <w:rFonts w:cs="Times New Roman"/>
      </w:rPr>
    </w:lvl>
    <w:lvl w:ilvl="5" w:tentative="0">
      <w:start w:val="1"/>
      <w:numFmt w:val="decimal"/>
      <w:lvlText w:val="%1.%2.%3.%4.%5.%6."/>
      <w:lvlJc w:val="left"/>
      <w:pPr>
        <w:ind w:left="1134" w:hanging="1134"/>
      </w:pPr>
      <w:rPr>
        <w:rFonts w:cs="Times New Roman"/>
      </w:rPr>
    </w:lvl>
    <w:lvl w:ilvl="6" w:tentative="0">
      <w:start w:val="1"/>
      <w:numFmt w:val="decimal"/>
      <w:lvlText w:val="%1.%2.%3.%4.%5.%6.%7."/>
      <w:lvlJc w:val="left"/>
      <w:pPr>
        <w:ind w:left="1276" w:hanging="1276"/>
      </w:pPr>
      <w:rPr>
        <w:rFonts w:cs="Times New Roman"/>
      </w:rPr>
    </w:lvl>
    <w:lvl w:ilvl="7" w:tentative="0">
      <w:start w:val="1"/>
      <w:numFmt w:val="decimal"/>
      <w:lvlText w:val="%1.%2.%3.%4.%5.%6.%7.%8."/>
      <w:lvlJc w:val="left"/>
      <w:pPr>
        <w:ind w:left="1418" w:hanging="1418"/>
      </w:pPr>
      <w:rPr>
        <w:rFonts w:cs="Times New Roman"/>
      </w:rPr>
    </w:lvl>
    <w:lvl w:ilvl="8" w:tentative="0">
      <w:start w:val="1"/>
      <w:numFmt w:val="decimal"/>
      <w:lvlText w:val="%1.%2.%3.%4.%5.%6.%7.%8.%9."/>
      <w:lvlJc w:val="left"/>
      <w:pPr>
        <w:ind w:left="1559" w:hanging="1559"/>
      </w:pPr>
      <w:rPr>
        <w:rFonts w:cs="Times New Roman"/>
      </w:rPr>
    </w:lvl>
  </w:abstractNum>
  <w:abstractNum w:abstractNumId="2">
    <w:nsid w:val="2B300415"/>
    <w:multiLevelType w:val="multilevel"/>
    <w:tmpl w:val="2B30041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2E5D750B"/>
    <w:multiLevelType w:val="multilevel"/>
    <w:tmpl w:val="2E5D750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2FB01ED7"/>
    <w:multiLevelType w:val="multilevel"/>
    <w:tmpl w:val="2FB01ED7"/>
    <w:lvl w:ilvl="0" w:tentative="0">
      <w:start w:val="1"/>
      <w:numFmt w:val="bullet"/>
      <w:lvlText w:val=""/>
      <w:lvlJc w:val="left"/>
      <w:pPr>
        <w:tabs>
          <w:tab w:val="left" w:pos="841"/>
        </w:tabs>
        <w:ind w:left="841" w:hanging="420"/>
      </w:pPr>
      <w:rPr>
        <w:rFonts w:hint="default" w:ascii="Wingdings" w:hAnsi="Wingdings"/>
      </w:rPr>
    </w:lvl>
    <w:lvl w:ilvl="1" w:tentative="0">
      <w:start w:val="1"/>
      <w:numFmt w:val="bullet"/>
      <w:lvlText w:val=""/>
      <w:lvlJc w:val="left"/>
      <w:pPr>
        <w:tabs>
          <w:tab w:val="left" w:pos="1261"/>
        </w:tabs>
        <w:ind w:left="1261" w:hanging="420"/>
      </w:pPr>
      <w:rPr>
        <w:rFonts w:hint="default" w:ascii="Wingdings" w:hAnsi="Wingdings"/>
      </w:rPr>
    </w:lvl>
    <w:lvl w:ilvl="2" w:tentative="0">
      <w:start w:val="1"/>
      <w:numFmt w:val="bullet"/>
      <w:lvlText w:val=""/>
      <w:lvlJc w:val="left"/>
      <w:pPr>
        <w:tabs>
          <w:tab w:val="left" w:pos="1681"/>
        </w:tabs>
        <w:ind w:left="1681" w:hanging="420"/>
      </w:pPr>
      <w:rPr>
        <w:rFonts w:hint="default" w:ascii="Wingdings" w:hAnsi="Wingdings"/>
      </w:rPr>
    </w:lvl>
    <w:lvl w:ilvl="3" w:tentative="0">
      <w:start w:val="1"/>
      <w:numFmt w:val="bullet"/>
      <w:lvlText w:val=""/>
      <w:lvlJc w:val="left"/>
      <w:pPr>
        <w:tabs>
          <w:tab w:val="left" w:pos="2101"/>
        </w:tabs>
        <w:ind w:left="2101" w:hanging="420"/>
      </w:pPr>
      <w:rPr>
        <w:rFonts w:hint="default" w:ascii="Wingdings" w:hAnsi="Wingdings"/>
      </w:rPr>
    </w:lvl>
    <w:lvl w:ilvl="4" w:tentative="0">
      <w:start w:val="1"/>
      <w:numFmt w:val="bullet"/>
      <w:lvlText w:val=""/>
      <w:lvlJc w:val="left"/>
      <w:pPr>
        <w:tabs>
          <w:tab w:val="left" w:pos="2521"/>
        </w:tabs>
        <w:ind w:left="2521" w:hanging="420"/>
      </w:pPr>
      <w:rPr>
        <w:rFonts w:hint="default" w:ascii="Wingdings" w:hAnsi="Wingdings"/>
      </w:rPr>
    </w:lvl>
    <w:lvl w:ilvl="5" w:tentative="0">
      <w:start w:val="1"/>
      <w:numFmt w:val="bullet"/>
      <w:lvlText w:val=""/>
      <w:lvlJc w:val="left"/>
      <w:pPr>
        <w:tabs>
          <w:tab w:val="left" w:pos="2941"/>
        </w:tabs>
        <w:ind w:left="2941" w:hanging="420"/>
      </w:pPr>
      <w:rPr>
        <w:rFonts w:hint="default" w:ascii="Wingdings" w:hAnsi="Wingdings"/>
      </w:rPr>
    </w:lvl>
    <w:lvl w:ilvl="6" w:tentative="0">
      <w:start w:val="1"/>
      <w:numFmt w:val="bullet"/>
      <w:lvlText w:val=""/>
      <w:lvlJc w:val="left"/>
      <w:pPr>
        <w:tabs>
          <w:tab w:val="left" w:pos="3361"/>
        </w:tabs>
        <w:ind w:left="3361" w:hanging="420"/>
      </w:pPr>
      <w:rPr>
        <w:rFonts w:hint="default" w:ascii="Wingdings" w:hAnsi="Wingdings"/>
      </w:rPr>
    </w:lvl>
    <w:lvl w:ilvl="7" w:tentative="0">
      <w:start w:val="1"/>
      <w:numFmt w:val="bullet"/>
      <w:lvlText w:val=""/>
      <w:lvlJc w:val="left"/>
      <w:pPr>
        <w:tabs>
          <w:tab w:val="left" w:pos="3781"/>
        </w:tabs>
        <w:ind w:left="3781" w:hanging="420"/>
      </w:pPr>
      <w:rPr>
        <w:rFonts w:hint="default" w:ascii="Wingdings" w:hAnsi="Wingdings"/>
      </w:rPr>
    </w:lvl>
    <w:lvl w:ilvl="8" w:tentative="0">
      <w:start w:val="1"/>
      <w:numFmt w:val="bullet"/>
      <w:lvlText w:val=""/>
      <w:lvlJc w:val="left"/>
      <w:pPr>
        <w:tabs>
          <w:tab w:val="left" w:pos="4201"/>
        </w:tabs>
        <w:ind w:left="4201" w:hanging="420"/>
      </w:pPr>
      <w:rPr>
        <w:rFonts w:hint="default" w:ascii="Wingdings" w:hAnsi="Wingdings"/>
      </w:rPr>
    </w:lvl>
  </w:abstractNum>
  <w:abstractNum w:abstractNumId="5">
    <w:nsid w:val="571F2D12"/>
    <w:multiLevelType w:val="multilevel"/>
    <w:tmpl w:val="571F2D12"/>
    <w:lvl w:ilvl="0" w:tentative="0">
      <w:start w:val="1"/>
      <w:numFmt w:val="lowerLetter"/>
      <w:lvlText w:val="%1，"/>
      <w:lvlJc w:val="left"/>
      <w:pPr>
        <w:ind w:left="420" w:hanging="42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71F2D2C"/>
    <w:multiLevelType w:val="multilevel"/>
    <w:tmpl w:val="571F2D2C"/>
    <w:lvl w:ilvl="0" w:tentative="0">
      <w:start w:val="1"/>
      <w:numFmt w:val="lowerLetter"/>
      <w:lvlText w:val="%1，"/>
      <w:lvlJc w:val="left"/>
      <w:pPr>
        <w:ind w:left="420" w:hanging="42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71F2ED5"/>
    <w:multiLevelType w:val="multilevel"/>
    <w:tmpl w:val="571F2ED5"/>
    <w:lvl w:ilvl="0" w:tentative="0">
      <w:start w:val="1"/>
      <w:numFmt w:val="lowerLetter"/>
      <w:lvlText w:val="%1，"/>
      <w:lvlJc w:val="left"/>
      <w:pPr>
        <w:ind w:left="420" w:hanging="42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8B6748D"/>
    <w:multiLevelType w:val="singleLevel"/>
    <w:tmpl w:val="58B6748D"/>
    <w:lvl w:ilvl="0" w:tentative="0">
      <w:start w:val="1"/>
      <w:numFmt w:val="decimal"/>
      <w:suff w:val="nothing"/>
      <w:lvlText w:val="%1."/>
      <w:lvlJc w:val="left"/>
    </w:lvl>
  </w:abstractNum>
  <w:abstractNum w:abstractNumId="9">
    <w:nsid w:val="5927843D"/>
    <w:multiLevelType w:val="singleLevel"/>
    <w:tmpl w:val="5927843D"/>
    <w:lvl w:ilvl="0" w:tentative="0">
      <w:start w:val="1"/>
      <w:numFmt w:val="decimal"/>
      <w:suff w:val="nothing"/>
      <w:lvlText w:val="%1."/>
      <w:lvlJc w:val="left"/>
    </w:lvl>
  </w:abstractNum>
  <w:abstractNum w:abstractNumId="10">
    <w:nsid w:val="59E9AE7A"/>
    <w:multiLevelType w:val="multilevel"/>
    <w:tmpl w:val="59E9AE7A"/>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11">
    <w:nsid w:val="602B2771"/>
    <w:multiLevelType w:val="multilevel"/>
    <w:tmpl w:val="602B277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76AD0A44"/>
    <w:multiLevelType w:val="multilevel"/>
    <w:tmpl w:val="76AD0A44"/>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0"/>
  </w:num>
  <w:num w:numId="2">
    <w:abstractNumId w:val="5"/>
  </w:num>
  <w:num w:numId="3">
    <w:abstractNumId w:val="6"/>
  </w:num>
  <w:num w:numId="4">
    <w:abstractNumId w:val="7"/>
  </w:num>
  <w:num w:numId="5">
    <w:abstractNumId w:val="0"/>
  </w:num>
  <w:num w:numId="6">
    <w:abstractNumId w:val="4"/>
  </w:num>
  <w:num w:numId="7">
    <w:abstractNumId w:val="3"/>
  </w:num>
  <w:num w:numId="8">
    <w:abstractNumId w:val="1"/>
  </w:num>
  <w:num w:numId="9">
    <w:abstractNumId w:val="8"/>
  </w:num>
  <w:num w:numId="10">
    <w:abstractNumId w:val="9"/>
  </w:num>
  <w:num w:numId="11">
    <w:abstractNumId w:val="12"/>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2D51D1"/>
    <w:rsid w:val="00975D11"/>
    <w:rsid w:val="00B54772"/>
    <w:rsid w:val="00BC43C6"/>
    <w:rsid w:val="01723D57"/>
    <w:rsid w:val="031348B3"/>
    <w:rsid w:val="03C235A2"/>
    <w:rsid w:val="03D91B20"/>
    <w:rsid w:val="04140314"/>
    <w:rsid w:val="04EB32DE"/>
    <w:rsid w:val="054744FC"/>
    <w:rsid w:val="065D17EF"/>
    <w:rsid w:val="07E04053"/>
    <w:rsid w:val="0869298D"/>
    <w:rsid w:val="08CB1BC6"/>
    <w:rsid w:val="09061731"/>
    <w:rsid w:val="09305DC8"/>
    <w:rsid w:val="0AC62BEB"/>
    <w:rsid w:val="0C4364F2"/>
    <w:rsid w:val="0F576940"/>
    <w:rsid w:val="0FC53DCD"/>
    <w:rsid w:val="10A42E61"/>
    <w:rsid w:val="12DB40D9"/>
    <w:rsid w:val="13E41365"/>
    <w:rsid w:val="15E91F99"/>
    <w:rsid w:val="170E083F"/>
    <w:rsid w:val="1AB806DD"/>
    <w:rsid w:val="1AEB6328"/>
    <w:rsid w:val="1D4A12CA"/>
    <w:rsid w:val="20D73439"/>
    <w:rsid w:val="2134318F"/>
    <w:rsid w:val="22501157"/>
    <w:rsid w:val="229E632A"/>
    <w:rsid w:val="22AF231A"/>
    <w:rsid w:val="241C5082"/>
    <w:rsid w:val="24897A6C"/>
    <w:rsid w:val="273A589D"/>
    <w:rsid w:val="27EE4776"/>
    <w:rsid w:val="28E262FB"/>
    <w:rsid w:val="293C64B3"/>
    <w:rsid w:val="29514387"/>
    <w:rsid w:val="2CB57868"/>
    <w:rsid w:val="2CB96CBC"/>
    <w:rsid w:val="2CFC5C7F"/>
    <w:rsid w:val="2DA51A80"/>
    <w:rsid w:val="2DE7731D"/>
    <w:rsid w:val="30DC5A8C"/>
    <w:rsid w:val="3312234D"/>
    <w:rsid w:val="337572BD"/>
    <w:rsid w:val="356F242F"/>
    <w:rsid w:val="35937C53"/>
    <w:rsid w:val="36D84ADC"/>
    <w:rsid w:val="3754547A"/>
    <w:rsid w:val="376863F2"/>
    <w:rsid w:val="39DF378E"/>
    <w:rsid w:val="39F65F2A"/>
    <w:rsid w:val="3B04793F"/>
    <w:rsid w:val="3CF20666"/>
    <w:rsid w:val="3D652084"/>
    <w:rsid w:val="3D790F34"/>
    <w:rsid w:val="3E863943"/>
    <w:rsid w:val="3F355CE3"/>
    <w:rsid w:val="3F4F1F34"/>
    <w:rsid w:val="3F5706E9"/>
    <w:rsid w:val="3F772195"/>
    <w:rsid w:val="41160726"/>
    <w:rsid w:val="429475FD"/>
    <w:rsid w:val="4313669A"/>
    <w:rsid w:val="43EC6FA7"/>
    <w:rsid w:val="44E7585D"/>
    <w:rsid w:val="44EE1B69"/>
    <w:rsid w:val="45335F3B"/>
    <w:rsid w:val="461B08FD"/>
    <w:rsid w:val="473A4A09"/>
    <w:rsid w:val="49AB05D3"/>
    <w:rsid w:val="49F216C9"/>
    <w:rsid w:val="4AAD3AAB"/>
    <w:rsid w:val="4B2C78A8"/>
    <w:rsid w:val="4BF81115"/>
    <w:rsid w:val="4C052B92"/>
    <w:rsid w:val="4C0749E9"/>
    <w:rsid w:val="4CFF4789"/>
    <w:rsid w:val="4EF541FB"/>
    <w:rsid w:val="4FC0293A"/>
    <w:rsid w:val="5297662F"/>
    <w:rsid w:val="54EE126E"/>
    <w:rsid w:val="56613995"/>
    <w:rsid w:val="56721A96"/>
    <w:rsid w:val="57DF3229"/>
    <w:rsid w:val="5A2303CF"/>
    <w:rsid w:val="5C502CDB"/>
    <w:rsid w:val="5E927950"/>
    <w:rsid w:val="5EE1750B"/>
    <w:rsid w:val="5F1A61B4"/>
    <w:rsid w:val="60A67837"/>
    <w:rsid w:val="61726E34"/>
    <w:rsid w:val="61AA0B45"/>
    <w:rsid w:val="61E854ED"/>
    <w:rsid w:val="6293303F"/>
    <w:rsid w:val="650862DC"/>
    <w:rsid w:val="65A72443"/>
    <w:rsid w:val="662A6220"/>
    <w:rsid w:val="673923A6"/>
    <w:rsid w:val="67836B8A"/>
    <w:rsid w:val="682C52A7"/>
    <w:rsid w:val="6A783027"/>
    <w:rsid w:val="6ACE1286"/>
    <w:rsid w:val="6B072123"/>
    <w:rsid w:val="6B0B22C0"/>
    <w:rsid w:val="6BA75A71"/>
    <w:rsid w:val="6BF76C8D"/>
    <w:rsid w:val="6CF81309"/>
    <w:rsid w:val="6D5E5AC9"/>
    <w:rsid w:val="6D7F47EF"/>
    <w:rsid w:val="6DCA4052"/>
    <w:rsid w:val="70DB1335"/>
    <w:rsid w:val="711265F8"/>
    <w:rsid w:val="71A423CF"/>
    <w:rsid w:val="728F0D5F"/>
    <w:rsid w:val="73BD4D13"/>
    <w:rsid w:val="741C3588"/>
    <w:rsid w:val="744A633D"/>
    <w:rsid w:val="74D93F02"/>
    <w:rsid w:val="77C17D9E"/>
    <w:rsid w:val="7B0D1102"/>
    <w:rsid w:val="7B5E6EBE"/>
    <w:rsid w:val="7BF90054"/>
    <w:rsid w:val="7DFA6CE1"/>
    <w:rsid w:val="7E0D2F46"/>
    <w:rsid w:val="7EB67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0"/>
    <w:pPr>
      <w:keepNext/>
      <w:keepLines/>
      <w:numPr>
        <w:ilvl w:val="0"/>
        <w:numId w:val="1"/>
      </w:numPr>
      <w:tabs>
        <w:tab w:val="left" w:pos="0"/>
      </w:tabs>
      <w:spacing w:before="340" w:after="330" w:line="578" w:lineRule="auto"/>
      <w:ind w:left="432" w:hanging="432"/>
      <w:jc w:val="center"/>
      <w:outlineLvl w:val="0"/>
    </w:pPr>
    <w:rPr>
      <w:rFonts w:ascii="Times New Roman" w:hAnsi="Times New Roman" w:eastAsia="Times New Roman" w:cs="Times New Roman"/>
      <w:b/>
      <w:bCs/>
      <w:kern w:val="44"/>
      <w:sz w:val="44"/>
      <w:szCs w:val="44"/>
    </w:rPr>
  </w:style>
  <w:style w:type="paragraph" w:styleId="3">
    <w:name w:val="heading 2"/>
    <w:basedOn w:val="1"/>
    <w:next w:val="1"/>
    <w:link w:val="18"/>
    <w:unhideWhenUsed/>
    <w:qFormat/>
    <w:uiPriority w:val="0"/>
    <w:pPr>
      <w:keepNext/>
      <w:keepLines/>
      <w:numPr>
        <w:ilvl w:val="1"/>
        <w:numId w:val="1"/>
      </w:numPr>
      <w:spacing w:before="260" w:after="260" w:line="416" w:lineRule="auto"/>
      <w:ind w:left="575" w:hanging="575"/>
      <w:jc w:val="left"/>
      <w:outlineLvl w:val="1"/>
    </w:pPr>
    <w:rPr>
      <w:rFonts w:ascii="Times New Roman" w:hAnsi="Times New Roman" w:eastAsia="华文楷体" w:cs="Times New Roman"/>
      <w:b/>
      <w:bCs/>
      <w:sz w:val="32"/>
      <w:szCs w:val="32"/>
    </w:rPr>
  </w:style>
  <w:style w:type="paragraph" w:styleId="4">
    <w:name w:val="heading 3"/>
    <w:basedOn w:val="1"/>
    <w:next w:val="1"/>
    <w:unhideWhenUsed/>
    <w:qFormat/>
    <w:uiPriority w:val="0"/>
    <w:pPr>
      <w:keepNext/>
      <w:keepLines/>
      <w:numPr>
        <w:ilvl w:val="2"/>
        <w:numId w:val="1"/>
      </w:numPr>
      <w:spacing w:before="260" w:after="260" w:line="416" w:lineRule="auto"/>
      <w:ind w:left="720" w:hanging="720"/>
      <w:outlineLvl w:val="2"/>
    </w:pPr>
    <w:rPr>
      <w:rFonts w:ascii="Calibri" w:hAnsi="Calibri" w:eastAsia="宋体" w:cs="Times New Roman"/>
      <w:b/>
      <w:bCs/>
      <w:sz w:val="32"/>
      <w:szCs w:val="32"/>
    </w:rPr>
  </w:style>
  <w:style w:type="paragraph" w:styleId="5">
    <w:name w:val="heading 4"/>
    <w:basedOn w:val="1"/>
    <w:next w:val="1"/>
    <w:unhideWhenUsed/>
    <w:qFormat/>
    <w:uiPriority w:val="0"/>
    <w:pPr>
      <w:keepNext/>
      <w:keepLines/>
      <w:numPr>
        <w:ilvl w:val="3"/>
        <w:numId w:val="1"/>
      </w:numPr>
      <w:spacing w:before="280" w:after="29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4">
    <w:name w:val="Hyperlink"/>
    <w:basedOn w:val="13"/>
    <w:qFormat/>
    <w:uiPriority w:val="0"/>
    <w:rPr>
      <w:color w:val="0000FF"/>
      <w:u w:val="single"/>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标题4"/>
    <w:basedOn w:val="5"/>
    <w:next w:val="5"/>
    <w:qFormat/>
    <w:uiPriority w:val="0"/>
    <w:rPr>
      <w:rFonts w:asciiTheme="minorHAnsi" w:hAnsiTheme="minorHAnsi"/>
    </w:rPr>
  </w:style>
  <w:style w:type="character" w:customStyle="1" w:styleId="18">
    <w:name w:val="标题 2 Char"/>
    <w:basedOn w:val="13"/>
    <w:link w:val="3"/>
    <w:qFormat/>
    <w:uiPriority w:val="0"/>
    <w:rPr>
      <w:rFonts w:ascii="Times New Roman" w:hAnsi="Times New Roman" w:eastAsia="华文楷体" w:cs="Times New Roman"/>
      <w:b/>
      <w:bCs/>
      <w:kern w:val="2"/>
      <w:sz w:val="32"/>
      <w:szCs w:val="32"/>
    </w:rPr>
  </w:style>
  <w:style w:type="character" w:customStyle="1" w:styleId="19">
    <w:name w:val="标题 1 Char"/>
    <w:basedOn w:val="13"/>
    <w:link w:val="2"/>
    <w:qFormat/>
    <w:uiPriority w:val="0"/>
    <w:rPr>
      <w:rFonts w:ascii="Times New Roman" w:hAnsi="Times New Roman" w:eastAsia="Times New Roman" w:cs="Times New Roman"/>
      <w:b/>
      <w:bCs/>
      <w:kern w:val="44"/>
      <w:sz w:val="44"/>
      <w:szCs w:val="44"/>
    </w:rPr>
  </w:style>
  <w:style w:type="paragraph" w:customStyle="1" w:styleId="20">
    <w:name w:val="_Style 1"/>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27</Pages>
  <Words>2292</Words>
  <Characters>13068</Characters>
  <Lines>108</Lines>
  <Paragraphs>30</Paragraphs>
  <ScaleCrop>false</ScaleCrop>
  <LinksUpToDate>false</LinksUpToDate>
  <CharactersWithSpaces>15330</CharactersWithSpaces>
  <Application>WPS Office_10.1.0.6874_F1E327BC-269C-435d-A152-05C5408002CA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jerry</cp:lastModifiedBy>
  <dcterms:modified xsi:type="dcterms:W3CDTF">2017-10-24T07:38:33Z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2052-10.1.0.6874</vt:lpwstr>
  </property>
</Properties>
</file>